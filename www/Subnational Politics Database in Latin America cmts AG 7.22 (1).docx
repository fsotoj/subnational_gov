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center"/>
        <w:rPr/>
      </w:pPr>
      <w:bookmarkStart w:colFirst="0" w:colLast="0" w:name="_heading=h.d054dtlbd1w" w:id="0"/>
      <w:bookmarkEnd w:id="0"/>
      <w:r w:rsidDel="00000000" w:rsidR="00000000" w:rsidRPr="00000000">
        <w:rPr>
          <w:rtl w:val="0"/>
        </w:rPr>
        <w:t xml:space="preserve">Subnational Politics Project </w:t>
      </w:r>
      <w:r w:rsidDel="00000000" w:rsidR="00000000" w:rsidRPr="00000000">
        <w:rPr>
          <w:rtl w:val="0"/>
        </w:rPr>
        <w:t xml:space="preserve">(SPP)</w:t>
      </w:r>
      <w:r w:rsidDel="00000000" w:rsidR="00000000" w:rsidRPr="00000000">
        <w:rPr>
          <w:rtl w:val="0"/>
        </w:rPr>
      </w:r>
    </w:p>
    <w:p w:rsidR="00000000" w:rsidDel="00000000" w:rsidP="00000000" w:rsidRDefault="00000000" w:rsidRPr="00000000" w14:paraId="00000002">
      <w:pPr>
        <w:pStyle w:val="Title"/>
        <w:spacing w:after="0" w:line="240" w:lineRule="auto"/>
        <w:jc w:val="center"/>
        <w:rPr/>
      </w:pPr>
      <w:bookmarkStart w:colFirst="0" w:colLast="0" w:name="_heading=h.mmn56bts4w0n" w:id="1"/>
      <w:bookmarkEnd w:id="1"/>
      <w:r w:rsidDel="00000000" w:rsidR="00000000" w:rsidRPr="00000000">
        <w:rPr>
          <w:rtl w:val="0"/>
        </w:rPr>
        <w:t xml:space="preserve">Codebook </w:t>
      </w:r>
    </w:p>
    <w:p w:rsidR="00000000" w:rsidDel="00000000" w:rsidP="00000000" w:rsidRDefault="00000000" w:rsidRPr="00000000" w14:paraId="00000003">
      <w:pPr>
        <w:pStyle w:val="Title"/>
        <w:spacing w:after="0" w:line="240" w:lineRule="auto"/>
        <w:jc w:val="center"/>
        <w:rPr/>
      </w:pPr>
      <w:bookmarkStart w:colFirst="0" w:colLast="0" w:name="_heading=h.2yn8x3t2e5r9" w:id="2"/>
      <w:bookmarkEnd w:id="2"/>
      <w:r w:rsidDel="00000000" w:rsidR="00000000" w:rsidRPr="00000000">
        <w:rPr>
          <w:rtl w:val="0"/>
        </w:rPr>
        <w:t xml:space="preserve">(v.0.2)</w:t>
      </w:r>
    </w:p>
    <w:p w:rsidR="00000000" w:rsidDel="00000000" w:rsidP="00000000" w:rsidRDefault="00000000" w:rsidRPr="00000000" w14:paraId="0000000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0"/>
        <w:gridCol w:w="6470"/>
        <w:tblGridChange w:id="0">
          <w:tblGrid>
            <w:gridCol w:w="2880"/>
            <w:gridCol w:w="6470"/>
          </w:tblGrid>
        </w:tblGridChange>
      </w:tblGrid>
      <w:tr>
        <w:trPr>
          <w:cantSplit w:val="0"/>
          <w:tblHeader w:val="0"/>
        </w:trPr>
        <w:tc>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Principal Investigator</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Agustina Giraudy</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University/Tecnológico de Monterrey</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Collaborators</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Urdinez</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Católica de Chile/Tecnológico de Monterrey</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Huertas Hernández</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Católica de Chile</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Guadalupe González</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Maryland, College Park</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Soto Jorquera</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Hertie School, Berlin</w:t>
            </w:r>
          </w:p>
        </w:tc>
      </w:tr>
    </w:tbl>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0.1</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July 2025</w:t>
        <w:br w:type="textWrapping"/>
      </w:r>
    </w:p>
    <w:p w:rsidR="00000000" w:rsidDel="00000000" w:rsidP="00000000" w:rsidRDefault="00000000" w:rsidRPr="00000000" w14:paraId="0000001A">
      <w:pPr>
        <w:pStyle w:val="Heading1"/>
        <w:spacing w:after="280" w:before="280" w:line="240" w:lineRule="auto"/>
        <w:rPr/>
      </w:pPr>
      <w:bookmarkStart w:colFirst="0" w:colLast="0" w:name="_heading=h.v06fdiqpsmr5" w:id="3"/>
      <w:bookmarkEnd w:id="3"/>
      <w:r w:rsidDel="00000000" w:rsidR="00000000" w:rsidRPr="00000000">
        <w:rPr>
          <w:rtl w:val="0"/>
        </w:rPr>
        <w:t xml:space="preserve">Suggested Citation for Each Database</w:t>
      </w:r>
    </w:p>
    <w:tbl>
      <w:tblPr>
        <w:tblStyle w:val="Table2"/>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6"/>
        <w:gridCol w:w="1483"/>
        <w:gridCol w:w="5546"/>
        <w:tblGridChange w:id="0">
          <w:tblGrid>
            <w:gridCol w:w="2596"/>
            <w:gridCol w:w="1483"/>
            <w:gridCol w:w="5546"/>
          </w:tblGrid>
        </w:tblGridChange>
      </w:tblGrid>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bookmarkStart w:colFirst="0" w:colLast="0" w:name="_heading=h.rpd50xnl1fje" w:id="4"/>
            <w:bookmarkEnd w:id="4"/>
            <w:r w:rsidDel="00000000" w:rsidR="00000000" w:rsidRPr="00000000">
              <w:rPr>
                <w:rFonts w:ascii="Times New Roman" w:cs="Times New Roman" w:eastAsia="Times New Roman" w:hAnsi="Times New Roman"/>
                <w:sz w:val="24"/>
                <w:szCs w:val="24"/>
                <w:rtl w:val="0"/>
              </w:rPr>
              <w:t xml:space="preserve">Database Name</w:t>
            </w:r>
          </w:p>
        </w:tc>
        <w:tc>
          <w:tcPr/>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Abbreviation</w:t>
            </w:r>
          </w:p>
        </w:tc>
        <w:tc>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Citation</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Subnational Executive Database</w:t>
            </w:r>
          </w:p>
        </w:tc>
        <w:tc>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w:t>
            </w:r>
          </w:p>
        </w:tc>
        <w:tc>
          <w:tcPr/>
          <w:p w:rsidR="00000000" w:rsidDel="00000000" w:rsidP="00000000" w:rsidRDefault="00000000" w:rsidRPr="00000000" w14:paraId="00000023">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Giraudy, Agustina, Sergio Huertas, Francisco Urdinez. 2025. </w:t>
            </w:r>
            <w:r w:rsidDel="00000000" w:rsidR="00000000" w:rsidRPr="00000000">
              <w:rPr>
                <w:rFonts w:ascii="Times New Roman" w:cs="Times New Roman" w:eastAsia="Times New Roman" w:hAnsi="Times New Roman"/>
                <w:i w:val="1"/>
                <w:sz w:val="24"/>
                <w:szCs w:val="24"/>
                <w:rtl w:val="0"/>
              </w:rPr>
              <w:t xml:space="preserve">Subnational Executive Database </w:t>
            </w:r>
            <w:r w:rsidDel="00000000" w:rsidR="00000000" w:rsidRPr="00000000">
              <w:rPr>
                <w:rFonts w:ascii="Times New Roman" w:cs="Times New Roman" w:eastAsia="Times New Roman" w:hAnsi="Times New Roman"/>
                <w:sz w:val="24"/>
                <w:szCs w:val="24"/>
                <w:rtl w:val="0"/>
              </w:rPr>
              <w:t xml:space="preserve">(v.0.1). [DOI to be assigned]</w:t>
            </w:r>
          </w:p>
          <w:p w:rsidR="00000000" w:rsidDel="00000000" w:rsidP="00000000" w:rsidRDefault="00000000" w:rsidRPr="00000000" w14:paraId="00000024">
            <w:pPr>
              <w:spacing w:before="2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Subnational Executive Elections Database</w:t>
            </w:r>
          </w:p>
        </w:tc>
        <w:tc>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w:t>
            </w:r>
          </w:p>
        </w:tc>
        <w:tc>
          <w:tcPr/>
          <w:p w:rsidR="00000000" w:rsidDel="00000000" w:rsidP="00000000" w:rsidRDefault="00000000" w:rsidRPr="00000000" w14:paraId="00000027">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Giraudy, Agustina, Sergio Huertas, Francisco Urdinez. 2025. </w:t>
            </w:r>
            <w:r w:rsidDel="00000000" w:rsidR="00000000" w:rsidRPr="00000000">
              <w:rPr>
                <w:rFonts w:ascii="Times New Roman" w:cs="Times New Roman" w:eastAsia="Times New Roman" w:hAnsi="Times New Roman"/>
                <w:i w:val="1"/>
                <w:sz w:val="24"/>
                <w:szCs w:val="24"/>
                <w:rtl w:val="0"/>
              </w:rPr>
              <w:t xml:space="preserve">Subnational Executive Elections Database</w:t>
            </w:r>
            <w:r w:rsidDel="00000000" w:rsidR="00000000" w:rsidRPr="00000000">
              <w:rPr>
                <w:rFonts w:ascii="Times New Roman" w:cs="Times New Roman" w:eastAsia="Times New Roman" w:hAnsi="Times New Roman"/>
                <w:sz w:val="24"/>
                <w:szCs w:val="24"/>
                <w:rtl w:val="0"/>
              </w:rPr>
              <w:t xml:space="preserve"> (v.0.1). [DOI to be assigned]</w:t>
            </w:r>
          </w:p>
          <w:p w:rsidR="00000000" w:rsidDel="00000000" w:rsidP="00000000" w:rsidRDefault="00000000" w:rsidRPr="00000000" w14:paraId="00000028">
            <w:pPr>
              <w:spacing w:before="2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Subnational Legislative Elections Database</w:t>
            </w:r>
            <w:r w:rsidDel="00000000" w:rsidR="00000000" w:rsidRPr="00000000">
              <w:rPr>
                <w:rtl w:val="0"/>
              </w:rPr>
            </w:r>
          </w:p>
        </w:tc>
        <w:tc>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SLED</w:t>
            </w:r>
          </w:p>
        </w:tc>
        <w:tc>
          <w:tcPr/>
          <w:p w:rsidR="00000000" w:rsidDel="00000000" w:rsidP="00000000" w:rsidRDefault="00000000" w:rsidRPr="00000000" w14:paraId="0000002B">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Giraudy, Agustina and Guadalupe, González. 2025. </w:t>
            </w:r>
            <w:r w:rsidDel="00000000" w:rsidR="00000000" w:rsidRPr="00000000">
              <w:rPr>
                <w:rFonts w:ascii="Times New Roman" w:cs="Times New Roman" w:eastAsia="Times New Roman" w:hAnsi="Times New Roman"/>
                <w:i w:val="1"/>
                <w:sz w:val="24"/>
                <w:szCs w:val="24"/>
                <w:rtl w:val="0"/>
              </w:rPr>
              <w:t xml:space="preserve">Subnational Legislatures Database</w:t>
            </w:r>
            <w:r w:rsidDel="00000000" w:rsidR="00000000" w:rsidRPr="00000000">
              <w:rPr>
                <w:rFonts w:ascii="Times New Roman" w:cs="Times New Roman" w:eastAsia="Times New Roman" w:hAnsi="Times New Roman"/>
                <w:sz w:val="24"/>
                <w:szCs w:val="24"/>
                <w:rtl w:val="0"/>
              </w:rPr>
              <w:t xml:space="preserve"> (v.0.1). [DOI to be assigned]</w:t>
            </w:r>
          </w:p>
          <w:p w:rsidR="00000000" w:rsidDel="00000000" w:rsidP="00000000" w:rsidRDefault="00000000" w:rsidRPr="00000000" w14:paraId="0000002C">
            <w:pPr>
              <w:spacing w:before="2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Subnational Democracy Index</w:t>
            </w:r>
          </w:p>
        </w:tc>
        <w:tc>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SDI</w:t>
            </w:r>
          </w:p>
        </w:tc>
        <w:tc>
          <w:tcPr/>
          <w:p w:rsidR="00000000" w:rsidDel="00000000" w:rsidP="00000000" w:rsidRDefault="00000000" w:rsidRPr="00000000" w14:paraId="0000002F">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Giraudy, Agustina. 2025. </w:t>
            </w:r>
            <w:r w:rsidDel="00000000" w:rsidR="00000000" w:rsidRPr="00000000">
              <w:rPr>
                <w:rFonts w:ascii="Times New Roman" w:cs="Times New Roman" w:eastAsia="Times New Roman" w:hAnsi="Times New Roman"/>
                <w:i w:val="1"/>
                <w:sz w:val="24"/>
                <w:szCs w:val="24"/>
                <w:rtl w:val="0"/>
              </w:rPr>
              <w:t xml:space="preserve">Subnational Democracy Index </w:t>
            </w:r>
            <w:r w:rsidDel="00000000" w:rsidR="00000000" w:rsidRPr="00000000">
              <w:rPr>
                <w:rFonts w:ascii="Times New Roman" w:cs="Times New Roman" w:eastAsia="Times New Roman" w:hAnsi="Times New Roman"/>
                <w:sz w:val="24"/>
                <w:szCs w:val="24"/>
                <w:rtl w:val="0"/>
              </w:rPr>
              <w:t xml:space="preserve">(v.0.1). [DOI to be assigned]</w:t>
            </w:r>
          </w:p>
          <w:p w:rsidR="00000000" w:rsidDel="00000000" w:rsidP="00000000" w:rsidRDefault="00000000" w:rsidRPr="00000000" w14:paraId="00000030">
            <w:pPr>
              <w:spacing w:before="2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280" w:lineRule="auto"/>
              <w:rPr>
                <w:rFonts w:ascii="Times New Roman" w:cs="Times New Roman" w:eastAsia="Times New Roman" w:hAnsi="Times New Roman"/>
                <w:b w:val="1"/>
                <w:sz w:val="24"/>
                <w:szCs w:val="24"/>
              </w:rPr>
            </w:pPr>
            <w:bookmarkStart w:colFirst="0" w:colLast="0" w:name="_heading=h.15c7l5tmklip" w:id="5"/>
            <w:bookmarkEnd w:id="5"/>
            <w:r w:rsidDel="00000000" w:rsidR="00000000" w:rsidRPr="00000000">
              <w:rPr>
                <w:rFonts w:ascii="Times New Roman" w:cs="Times New Roman" w:eastAsia="Times New Roman" w:hAnsi="Times New Roman"/>
                <w:b w:val="1"/>
                <w:sz w:val="24"/>
                <w:szCs w:val="24"/>
                <w:rtl w:val="0"/>
              </w:rPr>
              <w:t xml:space="preserve">Capital Federal &amp; Tierra del Fuego Legislatures Database</w:t>
            </w:r>
          </w:p>
          <w:p w:rsidR="00000000" w:rsidDel="00000000" w:rsidP="00000000" w:rsidRDefault="00000000" w:rsidRPr="00000000" w14:paraId="00000032">
            <w:pPr>
              <w:spacing w:before="28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CFTDFLD</w:t>
            </w:r>
          </w:p>
        </w:tc>
        <w:tc>
          <w:tcPr/>
          <w:p w:rsidR="00000000" w:rsidDel="00000000" w:rsidP="00000000" w:rsidRDefault="00000000" w:rsidRPr="00000000" w14:paraId="00000034">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Giraudy, Agustina and Guadalupe, González. 2025. </w:t>
            </w:r>
            <w:r w:rsidDel="00000000" w:rsidR="00000000" w:rsidRPr="00000000">
              <w:rPr>
                <w:rFonts w:ascii="Times New Roman" w:cs="Times New Roman" w:eastAsia="Times New Roman" w:hAnsi="Times New Roman"/>
                <w:i w:val="1"/>
                <w:sz w:val="24"/>
                <w:szCs w:val="24"/>
                <w:rtl w:val="0"/>
              </w:rPr>
              <w:t xml:space="preserve">Subnational Legislatures Database</w:t>
            </w:r>
            <w:r w:rsidDel="00000000" w:rsidR="00000000" w:rsidRPr="00000000">
              <w:rPr>
                <w:rFonts w:ascii="Times New Roman" w:cs="Times New Roman" w:eastAsia="Times New Roman" w:hAnsi="Times New Roman"/>
                <w:sz w:val="24"/>
                <w:szCs w:val="24"/>
                <w:rtl w:val="0"/>
              </w:rPr>
              <w:t xml:space="preserve"> (v.0.1). [DOI to be assigned]</w:t>
            </w:r>
          </w:p>
          <w:p w:rsidR="00000000" w:rsidDel="00000000" w:rsidP="00000000" w:rsidRDefault="00000000" w:rsidRPr="00000000" w14:paraId="00000035">
            <w:pPr>
              <w:spacing w:before="28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Executive Database</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w:t>
            </w:r>
          </w:p>
        </w:tc>
        <w:tc>
          <w:tcPr/>
          <w:p w:rsidR="00000000" w:rsidDel="00000000" w:rsidP="00000000" w:rsidRDefault="00000000" w:rsidRPr="00000000" w14:paraId="00000039">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Giraudy, Agustina. 2025. </w:t>
            </w:r>
            <w:r w:rsidDel="00000000" w:rsidR="00000000" w:rsidRPr="00000000">
              <w:rPr>
                <w:rFonts w:ascii="Times New Roman" w:cs="Times New Roman" w:eastAsia="Times New Roman" w:hAnsi="Times New Roman"/>
                <w:i w:val="1"/>
                <w:sz w:val="24"/>
                <w:szCs w:val="24"/>
                <w:rtl w:val="0"/>
              </w:rPr>
              <w:t xml:space="preserve">National Executive Database </w:t>
            </w:r>
            <w:r w:rsidDel="00000000" w:rsidR="00000000" w:rsidRPr="00000000">
              <w:rPr>
                <w:rFonts w:ascii="Times New Roman" w:cs="Times New Roman" w:eastAsia="Times New Roman" w:hAnsi="Times New Roman"/>
                <w:sz w:val="24"/>
                <w:szCs w:val="24"/>
                <w:rtl w:val="0"/>
              </w:rPr>
              <w:t xml:space="preserve">(v.0.1). [DOI to be assigned]</w:t>
            </w:r>
          </w:p>
        </w:tc>
      </w:tr>
    </w:tbl>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9">
      <w:pPr>
        <w:pStyle w:val="Heading1"/>
        <w:spacing w:after="280" w:before="280" w:line="240" w:lineRule="auto"/>
        <w:rPr/>
      </w:pPr>
      <w:bookmarkStart w:colFirst="0" w:colLast="0" w:name="_heading=h.zeo9za8ckjh7" w:id="6"/>
      <w:bookmarkEnd w:id="6"/>
      <w:r w:rsidDel="00000000" w:rsidR="00000000" w:rsidRPr="00000000">
        <w:rPr>
          <w:rtl w:val="0"/>
        </w:rPr>
        <w:t xml:space="preserve">Structure of the Codebook</w:t>
      </w:r>
    </w:p>
    <w:sdt>
      <w:sdtPr>
        <w:id w:val="1482540533"/>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5,5,Heading 6,6,"</w:instrText>
            <w:fldChar w:fldCharType="separate"/>
          </w:r>
          <w:hyperlink w:anchor="_heading=h.mwh8h34svruv">
            <w:r w:rsidDel="00000000" w:rsidR="00000000" w:rsidRPr="00000000">
              <w:rPr>
                <w:b w:val="1"/>
                <w:color w:val="000000"/>
                <w:u w:val="no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b w:val="1"/>
              <w:color w:val="000000"/>
              <w:u w:val="none"/>
            </w:rPr>
          </w:pPr>
          <w:hyperlink w:anchor="_heading=h.2koh44z7ta3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b w:val="1"/>
              <w:color w:val="000000"/>
              <w:u w:val="none"/>
            </w:rPr>
          </w:pPr>
          <w:hyperlink w:anchor="_heading=h.367kcoudip6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Overview</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b w:val="1"/>
              <w:color w:val="000000"/>
              <w:u w:val="none"/>
            </w:rPr>
          </w:pPr>
          <w:hyperlink w:anchor="_heading=h.ney1iwa1jwk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Country Coverage and Temporal Scope</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b w:val="1"/>
              <w:color w:val="000000"/>
              <w:u w:val="none"/>
            </w:rPr>
          </w:pPr>
          <w:hyperlink w:anchor="_heading=h.eam4uiwjliy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Variable Information</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color w:val="000000"/>
              <w:u w:val="none"/>
            </w:rPr>
          </w:pPr>
          <w:hyperlink w:anchor="_heading=h.nc9dunvyedit">
            <w:r w:rsidDel="00000000" w:rsidR="00000000" w:rsidRPr="00000000">
              <w:rPr>
                <w:color w:val="000000"/>
                <w:u w:val="none"/>
                <w:rtl w:val="0"/>
              </w:rPr>
              <w:t xml:space="preserve">Identifier Variables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color w:val="000000"/>
              <w:u w:val="none"/>
            </w:rPr>
          </w:pPr>
          <w:hyperlink w:anchor="_heading=h.29n185es0g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Executive Branch Variables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color w:val="000000"/>
              <w:u w:val="none"/>
            </w:rPr>
          </w:pPr>
          <w:hyperlink w:anchor="_heading=h.h81ypznbz6w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National Executive</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color w:val="000000"/>
              <w:u w:val="none"/>
            </w:rPr>
          </w:pPr>
          <w:hyperlink w:anchor="_heading=h.6olvz28b8j0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Subnational Executive</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color w:val="000000"/>
              <w:u w:val="none"/>
            </w:rPr>
          </w:pPr>
          <w:hyperlink w:anchor="_heading=h.3dbref4ushn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Electoral Variables</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color w:val="000000"/>
              <w:u w:val="none"/>
            </w:rPr>
          </w:pPr>
          <w:hyperlink w:anchor="_heading=h.6gum9fibyy1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Subnational Executive</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color w:val="000000"/>
              <w:u w:val="none"/>
            </w:rPr>
          </w:pPr>
          <w:hyperlink w:anchor="_heading=h.an9oa3ffujk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Subnational Legislative</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b w:val="1"/>
              <w:color w:val="000000"/>
              <w:u w:val="none"/>
            </w:rPr>
          </w:pPr>
          <w:hyperlink w:anchor="_heading=h.u56p3sa50t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Sources</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b w:val="1"/>
              <w:color w:val="000000"/>
              <w:u w:val="none"/>
            </w:rPr>
          </w:pPr>
          <w:hyperlink w:anchor="_heading=h.ulolqtdks14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Appendices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color w:val="000000"/>
              <w:u w:val="none"/>
            </w:rPr>
          </w:pPr>
          <w:hyperlink w:anchor="_heading=h.kenu1017o9l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A: Subnational Units by Country</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color w:val="000000"/>
              <w:u w:val="none"/>
            </w:rPr>
          </w:pPr>
          <w:hyperlink w:anchor="_heading=h.lt51nmx549f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B: State Codes by Country</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color w:val="000000"/>
              <w:u w:val="none"/>
            </w:rPr>
          </w:pPr>
          <w:hyperlink w:anchor="_heading=h.i2jt4hj95oa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C: Key References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mwh8h34svruv" w:id="7"/>
      <w:bookmarkEnd w:id="7"/>
      <w:r w:rsidDel="00000000" w:rsidR="00000000" w:rsidRPr="00000000">
        <w:rPr>
          <w:rtl w:val="0"/>
        </w:rPr>
        <w:t xml:space="preserve">Table of Contents</w:t>
      </w:r>
    </w:p>
    <w:sdt>
      <w:sdtPr>
        <w:id w:val="-962050495"/>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after="0" w:before="60" w:line="240" w:lineRule="auto"/>
            <w:rPr>
              <w:b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mwh8h34svruv">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b w:val="0"/>
              <w:color w:val="1155cc"/>
              <w:u w:val="single"/>
            </w:rPr>
          </w:pPr>
          <w:hyperlink w:anchor="_heading=h.2koh44z7ta3i">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b w:val="0"/>
              <w:color w:val="1155cc"/>
              <w:u w:val="single"/>
            </w:rPr>
          </w:pPr>
          <w:hyperlink w:anchor="_heading=h.367kcoudip6o">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Project Overview</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b w:val="0"/>
              <w:color w:val="1155cc"/>
              <w:u w:val="single"/>
            </w:rPr>
          </w:pPr>
          <w:hyperlink w:anchor="_heading=h.ney1iwa1jwkr">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Country Coverage and Temporal Scope</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b w:val="0"/>
              <w:color w:val="1155cc"/>
              <w:u w:val="single"/>
            </w:rPr>
          </w:pPr>
          <w:hyperlink w:anchor="_heading=h.eam4uiwjliyz">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Variable Information</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color w:val="1155cc"/>
              <w:u w:val="single"/>
            </w:rPr>
          </w:pPr>
          <w:hyperlink w:anchor="_heading=h.nc9dunvyedi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Identifier Variables</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color w:val="1155cc"/>
              <w:u w:val="single"/>
            </w:rPr>
          </w:pPr>
          <w:hyperlink w:anchor="_heading=h.2uksigx0nntj">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country_name</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color w:val="1155cc"/>
              <w:u w:val="single"/>
            </w:rPr>
          </w:pPr>
          <w:hyperlink w:anchor="_heading=h.x9yahdyvt3z1">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country_code</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color w:val="1155cc"/>
              <w:u w:val="single"/>
            </w:rPr>
          </w:pPr>
          <w:hyperlink w:anchor="_heading=h.hbkzdu98g66d">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state_name</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color w:val="1155cc"/>
              <w:u w:val="single"/>
            </w:rPr>
          </w:pPr>
          <w:hyperlink w:anchor="_heading=h.41weqsxlwf0o">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state_code</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color w:val="1155cc"/>
              <w:u w:val="single"/>
            </w:rPr>
          </w:pPr>
          <w:hyperlink w:anchor="_heading=h.ahv54cc0v55p">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country_state_code</w:t>
              <w:tab/>
              <w:t xml:space="preserve">11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color w:val="1155cc"/>
              <w:u w:val="single"/>
            </w:rPr>
          </w:pPr>
          <w:hyperlink w:anchor="_heading=h.35sqdo15g4tx">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region_name</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color w:val="1155cc"/>
              <w:u w:val="single"/>
            </w:rPr>
          </w:pPr>
          <w:hyperlink w:anchor="_heading=h.fc9b07umht3b">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year</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color w:val="1155cc"/>
              <w:u w:val="single"/>
            </w:rPr>
          </w:pPr>
          <w:hyperlink w:anchor="_heading=h.29n185es0gpf">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Executive Branch Variables</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color w:val="1155cc"/>
              <w:u w:val="single"/>
            </w:rPr>
          </w:pPr>
          <w:hyperlink w:anchor="_heading=h.h81ypznbz6wi">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National Executive</w:t>
              <w:tab/>
              <w:t xml:space="preserve">12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color w:val="1155cc"/>
              <w:u w:val="single"/>
            </w:rPr>
          </w:pPr>
          <w:hyperlink w:anchor="_heading=h.k0447hjxxvy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name_head_nat_exe</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color w:val="1155cc"/>
              <w:u w:val="single"/>
            </w:rPr>
          </w:pPr>
          <w:hyperlink w:anchor="_heading=h.vmtda4qo6i7s">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sex_head_nat_exe</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color w:val="1155cc"/>
              <w:u w:val="single"/>
            </w:rPr>
          </w:pPr>
          <w:hyperlink w:anchor="_heading=h.5bfibph6mjri">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start_date_head_nat_exe</w:t>
              <w:tab/>
              <w:t xml:space="preserve">12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color w:val="1155cc"/>
              <w:u w:val="single"/>
            </w:rPr>
          </w:pPr>
          <w:hyperlink w:anchor="_heading=h.9ftqceifmi7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end_date_head_nat_exe</w:t>
              <w:tab/>
              <w:t xml:space="preserve">13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color w:val="1155cc"/>
              <w:u w:val="single"/>
            </w:rPr>
          </w:pPr>
          <w:hyperlink w:anchor="_heading=h.fxjtu66ao5mm">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years_nat_exe</w:t>
              <w:tab/>
              <w:t xml:space="preserve">13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rPr>
              <w:color w:val="1155cc"/>
              <w:u w:val="single"/>
            </w:rPr>
          </w:pPr>
          <w:hyperlink w:anchor="_heading=h.25du53lq85hg">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reelec_nat_exe</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color w:val="1155cc"/>
              <w:u w:val="single"/>
            </w:rPr>
          </w:pPr>
          <w:hyperlink w:anchor="_heading=h.xjqpd1thf1z6">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early_exit_nat_exe</w:t>
              <w:tab/>
              <w:t xml:space="preserve">13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color w:val="1155cc"/>
              <w:u w:val="single"/>
            </w:rPr>
          </w:pPr>
          <w:hyperlink w:anchor="_heading=h.tcgmojg3n2j">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head_party_nat_exe</w:t>
              <w:tab/>
              <w:t xml:space="preserve">13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color w:val="1155cc"/>
              <w:u w:val="single"/>
            </w:rPr>
          </w:pPr>
          <w:hyperlink w:anchor="_heading=h.vb17lilhdrv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ideo_party_nat_exe</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color w:val="1155cc"/>
              <w:u w:val="single"/>
            </w:rPr>
          </w:pPr>
          <w:hyperlink w:anchor="_heading=h.e1clg95112o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year_electoral_nat_exe</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color w:val="1155cc"/>
              <w:u w:val="single"/>
            </w:rPr>
          </w:pPr>
          <w:hyperlink w:anchor="_heading=h.6olvz28b8j02">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Subnational Executive</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color w:val="1155cc"/>
              <w:u w:val="single"/>
            </w:rPr>
          </w:pPr>
          <w:hyperlink w:anchor="_heading=h.1rupc5kw8xk0">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name_head_sub_exe</w:t>
              <w:tab/>
              <w:t xml:space="preserve">14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color w:val="1155cc"/>
              <w:u w:val="single"/>
            </w:rPr>
          </w:pPr>
          <w:hyperlink w:anchor="_heading=h.54p6493v3lpk">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sex_head_sub_exe</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color w:val="1155cc"/>
              <w:u w:val="single"/>
            </w:rPr>
          </w:pPr>
          <w:hyperlink w:anchor="_heading=h.odfdp3f5x1i0">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start_date_head_sub_exe</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color w:val="1155cc"/>
              <w:u w:val="single"/>
            </w:rPr>
          </w:pPr>
          <w:hyperlink w:anchor="_heading=h.mbhgx1lo5rv4">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end_date_head_sub_exe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color w:val="1155cc"/>
              <w:u w:val="single"/>
            </w:rPr>
          </w:pPr>
          <w:hyperlink w:anchor="_heading=h.2apu14xxuy4f">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years_sub_exe</w:t>
              <w:tab/>
              <w:t xml:space="preserve">15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rPr>
              <w:color w:val="1155cc"/>
              <w:u w:val="single"/>
            </w:rPr>
          </w:pPr>
          <w:hyperlink w:anchor="_heading=h.ig0x4jibgnt6">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years_contin_sub_exe</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color w:val="1155cc"/>
              <w:u w:val="single"/>
            </w:rPr>
          </w:pPr>
          <w:hyperlink w:anchor="_heading=h.q51yd7egcrsr">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head_party_sub_exe</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color w:val="1155cc"/>
              <w:u w:val="single"/>
            </w:rPr>
          </w:pPr>
          <w:hyperlink w:anchor="_heading=h.ocsbuk4vts7j">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change_head_sub_exe</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color w:val="1155cc"/>
              <w:u w:val="single"/>
            </w:rPr>
          </w:pPr>
          <w:hyperlink w:anchor="_heading=h.fl5dyphfjjam">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cumulative_changes_head_sub_exe</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rPr>
              <w:color w:val="1155cc"/>
              <w:u w:val="single"/>
            </w:rPr>
          </w:pPr>
          <w:hyperlink w:anchor="_heading=h.lh7lxra8lbn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years_party_contin_sub_exe</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rPr>
              <w:color w:val="1155cc"/>
              <w:u w:val="single"/>
            </w:rPr>
          </w:pPr>
          <w:hyperlink w:anchor="_heading=h.l2bnibhyfmxs">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ideo_party_sub_exe</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rPr>
              <w:color w:val="1155cc"/>
              <w:u w:val="single"/>
            </w:rPr>
          </w:pPr>
          <w:hyperlink w:anchor="_heading=h.rt90m1nze7ve">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concurrent_with_nat_election_sub_exe</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rPr>
              <w:color w:val="1155cc"/>
              <w:u w:val="single"/>
            </w:rPr>
          </w:pPr>
          <w:hyperlink w:anchor="_heading=h.o646s20dpa2">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alignment_with_nat_executive</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color w:val="1155cc"/>
              <w:u w:val="single"/>
            </w:rPr>
          </w:pPr>
          <w:hyperlink w:anchor="_heading=h.3dbref4ushnw">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Electoral Variables</w:t>
              <w:tab/>
              <w:t xml:space="preserve">19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color w:val="1155cc"/>
              <w:u w:val="single"/>
            </w:rPr>
          </w:pPr>
          <w:hyperlink w:anchor="_heading=h.6gum9fibyy1m">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Subnational Executive</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color w:val="1155cc"/>
              <w:u w:val="single"/>
            </w:rPr>
          </w:pPr>
          <w:hyperlink w:anchor="_heading=h.s0tlz7xprqie">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winner_candidate_sub_exe</w:t>
              <w:tab/>
              <w:t xml:space="preserve">19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color w:val="1155cc"/>
              <w:u w:val="single"/>
            </w:rPr>
          </w:pPr>
          <w:hyperlink w:anchor="_heading=h.76ms9acrcx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early_exit_sub_exe</w:t>
              <w:tab/>
              <w:t xml:space="preserve">19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color w:val="1155cc"/>
              <w:u w:val="single"/>
            </w:rPr>
          </w:pPr>
          <w:hyperlink w:anchor="_heading=h.wht3z0ryncg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reelec_sub_exe</w:t>
              <w:tab/>
              <w:t xml:space="preserve">19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rPr>
              <w:color w:val="1155cc"/>
              <w:u w:val="single"/>
            </w:rPr>
          </w:pPr>
          <w:hyperlink w:anchor="_heading=h.51dyf4rrltc8">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ideo_party_sub_exe</w:t>
              <w:tab/>
              <w:t xml:space="preserve">19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rPr>
              <w:color w:val="1155cc"/>
              <w:u w:val="single"/>
            </w:rPr>
          </w:pPr>
          <w:hyperlink w:anchor="_heading=h.iaymb0nzvfb4">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electoral_year_sub_exe</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color w:val="1155cc"/>
              <w:u w:val="single"/>
            </w:rPr>
          </w:pPr>
          <w:hyperlink w:anchor="_heading=h.7xq9w1to2mil">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cumulative_electoral_year_sub_exe</w:t>
              <w:tab/>
              <w:t xml:space="preserve">20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rPr>
              <w:color w:val="1155cc"/>
              <w:u w:val="single"/>
            </w:rPr>
          </w:pPr>
          <w:hyperlink w:anchor="_heading=h.yb2mxoccka4m">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Source:  Own elaboration</w:t>
              <w:tab/>
              <w:t xml:space="preserve">20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rPr>
              <w:color w:val="1155cc"/>
              <w:u w:val="single"/>
            </w:rPr>
          </w:pPr>
          <w:hyperlink w:anchor="_heading=h.1j4keo2yzlvj">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snap_election_sub_exe</w:t>
              <w:tab/>
              <w:t xml:space="preserve">20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rPr>
              <w:color w:val="1155cc"/>
              <w:u w:val="single"/>
            </w:rPr>
          </w:pPr>
          <w:hyperlink w:anchor="_heading=h.j4l57kdb40xd">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date_electoral_sub_exe</w:t>
              <w:tab/>
              <w:t xml:space="preserve">20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rPr>
              <w:color w:val="1155cc"/>
              <w:u w:val="single"/>
            </w:rPr>
          </w:pPr>
          <w:hyperlink w:anchor="_heading=h.ecnol2n6iizl">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voters_registered_sub_exe</w:t>
              <w:tab/>
              <w:t xml:space="preserve">20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color w:val="1155cc"/>
              <w:u w:val="single"/>
            </w:rPr>
          </w:pPr>
          <w:hyperlink w:anchor="_heading=h.n8cgr9oynvl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total_voters_sub_exe</w:t>
              <w:tab/>
              <w:t xml:space="preserve">20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color w:val="1155cc"/>
              <w:u w:val="single"/>
            </w:rPr>
          </w:pPr>
          <w:hyperlink w:anchor="_heading=h.bztqdhgqndp0">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perc_voter_sub_exe</w:t>
              <w:tab/>
              <w:t xml:space="preserve">20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rPr>
              <w:color w:val="1155cc"/>
              <w:u w:val="single"/>
            </w:rPr>
          </w:pPr>
          <w:hyperlink w:anchor="_heading=h.r7q3uxqifn5q">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valid_votes_sub_exe</w:t>
              <w:tab/>
              <w:t xml:space="preserve">21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color w:val="1155cc"/>
              <w:u w:val="single"/>
            </w:rPr>
          </w:pPr>
          <w:hyperlink w:anchor="_heading=h.lrqfs0n7mvpq">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perc_valid_votes_sub_exe</w:t>
              <w:tab/>
              <w:t xml:space="preserve">21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rPr>
              <w:color w:val="1155cc"/>
              <w:u w:val="single"/>
            </w:rPr>
          </w:pPr>
          <w:hyperlink w:anchor="_heading=h.38ix7vlfcu5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invalid_votes_sub_exe</w:t>
              <w:tab/>
              <w:t xml:space="preserve">21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rPr>
              <w:color w:val="1155cc"/>
              <w:u w:val="single"/>
            </w:rPr>
          </w:pPr>
          <w:hyperlink w:anchor="_heading=h.rq0jdgjomw8">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votes_candidate_winner_sub_exe</w:t>
              <w:tab/>
              <w:t xml:space="preserve">21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rPr>
              <w:color w:val="1155cc"/>
              <w:u w:val="single"/>
            </w:rPr>
          </w:pPr>
          <w:hyperlink w:anchor="_heading=h.hkdg2394ucw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perc_votes_winner_candidate_sub_exe</w:t>
              <w:tab/>
              <w:t xml:space="preserve">21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rPr>
              <w:color w:val="1155cc"/>
              <w:u w:val="single"/>
            </w:rPr>
          </w:pPr>
          <w:hyperlink w:anchor="_heading=h.v4oifs2xu0ip">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second_place_votes_sub_exe</w:t>
              <w:tab/>
              <w:t xml:space="preserve">21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080" w:firstLine="0"/>
            <w:rPr>
              <w:color w:val="1155cc"/>
              <w:u w:val="single"/>
            </w:rPr>
          </w:pPr>
          <w:hyperlink w:anchor="_heading=h.4obh3n773q1e">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perc_second_place_sub_exe</w:t>
              <w:tab/>
              <w:t xml:space="preserve">22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080" w:firstLine="0"/>
            <w:rPr>
              <w:color w:val="1155cc"/>
              <w:u w:val="single"/>
            </w:rPr>
          </w:pPr>
          <w:hyperlink w:anchor="_heading=h.xn0293f3rkk">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last_place_votes_sub_exe</w:t>
              <w:tab/>
              <w:t xml:space="preserve">22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firstLine="0"/>
            <w:rPr>
              <w:color w:val="1155cc"/>
              <w:u w:val="single"/>
            </w:rPr>
          </w:pPr>
          <w:hyperlink w:anchor="_heading=h.7cktn62ltxv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perc_last_place_sub_exe</w:t>
              <w:tab/>
              <w:t xml:space="preserve">22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080" w:firstLine="0"/>
            <w:rPr>
              <w:color w:val="1155cc"/>
              <w:u w:val="single"/>
            </w:rPr>
          </w:pPr>
          <w:hyperlink w:anchor="_heading=h.8i6z6k21lvg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margin_victory_sub_exe</w:t>
              <w:tab/>
              <w:t xml:space="preserve">22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color w:val="1155cc"/>
              <w:u w:val="single"/>
            </w:rPr>
          </w:pPr>
          <w:hyperlink w:anchor="_heading=h.7sh28cycfq7i">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num_parties_election_contest_sub_exe</w:t>
              <w:tab/>
              <w:t xml:space="preserve">22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080" w:firstLine="0"/>
            <w:rPr>
              <w:color w:val="1155cc"/>
              <w:u w:val="single"/>
            </w:rPr>
          </w:pPr>
          <w:hyperlink w:anchor="_heading=h.hyf3yh4xz2t6">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enp_sub_exe</w:t>
              <w:tab/>
              <w:t xml:space="preserve">22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color w:val="1155cc"/>
              <w:u w:val="single"/>
            </w:rPr>
          </w:pPr>
          <w:hyperlink w:anchor="_heading=h.an9oa3ffujk0">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Subnational Legislative</w:t>
              <w:tab/>
              <w:t xml:space="preserve">23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rPr>
              <w:color w:val="1155cc"/>
              <w:u w:val="single"/>
            </w:rPr>
          </w:pPr>
          <w:hyperlink w:anchor="_heading=h.twr90yu9ptms">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chamber_election_sub_leg</w:t>
              <w:tab/>
              <w:t xml:space="preserve">23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rPr>
              <w:color w:val="1155cc"/>
              <w:u w:val="single"/>
            </w:rPr>
          </w:pPr>
          <w:hyperlink w:anchor="_heading=h.b8mn3lctiqfq">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date_electoral_sub_leg</w:t>
              <w:tab/>
              <w:t xml:space="preserve">23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1080" w:firstLine="0"/>
            <w:rPr>
              <w:color w:val="1155cc"/>
              <w:u w:val="single"/>
            </w:rPr>
          </w:pPr>
          <w:hyperlink w:anchor="_heading=h.eybxepl4y9w">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voters_registered_sub_leg</w:t>
              <w:tab/>
              <w:t xml:space="preserve">23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080" w:firstLine="0"/>
            <w:rPr>
              <w:color w:val="1155cc"/>
              <w:u w:val="single"/>
            </w:rPr>
          </w:pPr>
          <w:hyperlink w:anchor="_heading=h.rbct2krb77oz">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total_voters_sub_leg</w:t>
              <w:tab/>
              <w:t xml:space="preserve">23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080" w:firstLine="0"/>
            <w:rPr>
              <w:color w:val="1155cc"/>
              <w:u w:val="single"/>
            </w:rPr>
          </w:pPr>
          <w:hyperlink w:anchor="_heading=h.4atajd1kjazq">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perc_voters_sub_leg</w:t>
              <w:tab/>
              <w:t xml:space="preserve">23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080" w:firstLine="0"/>
            <w:rPr>
              <w:color w:val="1155cc"/>
              <w:u w:val="single"/>
            </w:rPr>
          </w:pPr>
          <w:hyperlink w:anchor="_heading=h.ycqer4fhqr37">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valid_votes_sub_leg</w:t>
              <w:tab/>
              <w:t xml:space="preserve">24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080" w:firstLine="0"/>
            <w:rPr>
              <w:color w:val="1155cc"/>
              <w:u w:val="single"/>
            </w:rPr>
          </w:pPr>
          <w:hyperlink w:anchor="_heading=h.kjdfnvur71pg">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perc_valid_votes_sub_leg</w:t>
              <w:tab/>
              <w:t xml:space="preserve">24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080" w:firstLine="0"/>
            <w:rPr>
              <w:color w:val="1155cc"/>
              <w:u w:val="single"/>
            </w:rPr>
          </w:pPr>
          <w:hyperlink w:anchor="_heading=h.exduzbcklnz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party_name_sub_leg</w:t>
              <w:tab/>
              <w:t xml:space="preserve">24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1080" w:firstLine="0"/>
            <w:rPr>
              <w:color w:val="1155cc"/>
              <w:u w:val="single"/>
            </w:rPr>
          </w:pPr>
          <w:hyperlink w:anchor="_heading=h.bgn7fpip0377">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total_votes_party_sub_leg</w:t>
              <w:tab/>
              <w:t xml:space="preserve">24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080" w:firstLine="0"/>
            <w:rPr>
              <w:color w:val="1155cc"/>
              <w:u w:val="single"/>
            </w:rPr>
          </w:pPr>
          <w:hyperlink w:anchor="_heading=h.jz3bau49xt8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perc_votes_party_sub_leg</w:t>
              <w:tab/>
              <w:t xml:space="preserve">24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080" w:firstLine="0"/>
            <w:rPr>
              <w:color w:val="1155cc"/>
              <w:u w:val="single"/>
            </w:rPr>
          </w:pPr>
          <w:hyperlink w:anchor="_heading=h.gmh78wwuc7hq">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total_seats_party_sub_leg</w:t>
              <w:tab/>
              <w:t xml:space="preserve">24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1080" w:firstLine="0"/>
            <w:rPr>
              <w:color w:val="1155cc"/>
              <w:u w:val="single"/>
            </w:rPr>
          </w:pPr>
          <w:hyperlink w:anchor="_heading=h.b21hxkx8vun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perc_seats_party_sub_leg</w:t>
              <w:tab/>
              <w:t xml:space="preserve">25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rPr>
              <w:color w:val="1155cc"/>
              <w:u w:val="single"/>
            </w:rPr>
          </w:pPr>
          <w:hyperlink w:anchor="_heading=h.5zs0uw4oqqm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blank_votes_sub_leg</w:t>
              <w:tab/>
              <w:t xml:space="preserve">25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080" w:firstLine="0"/>
            <w:rPr>
              <w:color w:val="1155cc"/>
              <w:u w:val="single"/>
            </w:rPr>
          </w:pPr>
          <w:hyperlink w:anchor="_heading=h.pqv5hb44699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null_votes_sub_leg</w:t>
              <w:tab/>
              <w:t xml:space="preserve">25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080" w:firstLine="0"/>
            <w:rPr>
              <w:color w:val="1155cc"/>
              <w:u w:val="single"/>
            </w:rPr>
          </w:pPr>
          <w:hyperlink w:anchor="_heading=h.nsrs1vjikhyq">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challenged_votes_sub_leg</w:t>
              <w:tab/>
              <w:t xml:space="preserve">25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080" w:firstLine="0"/>
            <w:rPr>
              <w:color w:val="1155cc"/>
              <w:u w:val="single"/>
            </w:rPr>
          </w:pPr>
          <w:hyperlink w:anchor="_heading=h.1dlxgpghj2n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impounded_votes_sub_leg</w:t>
              <w:tab/>
              <w:t xml:space="preserve">25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080" w:firstLine="0"/>
            <w:rPr>
              <w:color w:val="1155cc"/>
              <w:u w:val="single"/>
            </w:rPr>
          </w:pPr>
          <w:hyperlink w:anchor="_heading=h.myiknqyrb55w">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compensation_for_record_discrepancy_votes_sub_leg</w:t>
              <w:tab/>
              <w:t xml:space="preserve">25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1080" w:firstLine="0"/>
            <w:rPr>
              <w:color w:val="1155cc"/>
              <w:u w:val="single"/>
            </w:rPr>
          </w:pPr>
          <w:hyperlink w:anchor="_heading=h.r77r5qf9tng6">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margin_victory_sub_leg</w:t>
              <w:tab/>
              <w:t xml:space="preserve">25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1080" w:firstLine="0"/>
            <w:rPr>
              <w:color w:val="1155cc"/>
              <w:u w:val="single"/>
            </w:rPr>
          </w:pPr>
          <w:hyperlink w:anchor="_heading=h.tmj2dljd2di1">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cumulative_electoral_year_sub_legcumulative_electoral_sub_year</w:t>
              <w:tab/>
              <w:t xml:space="preserve">26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080" w:firstLine="0"/>
            <w:rPr>
              <w:color w:val="1155cc"/>
              <w:u w:val="single"/>
            </w:rPr>
          </w:pPr>
          <w:hyperlink w:anchor="_heading=h.z52w4kokqo0i">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concurrent_election_with_nat_sub_legconcurrent_sub_nat_election</w:t>
              <w:tab/>
              <w:t xml:space="preserve">26</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1080" w:firstLine="0"/>
            <w:rPr>
              <w:color w:val="1155cc"/>
              <w:u w:val="single"/>
            </w:rPr>
          </w:pPr>
          <w:hyperlink w:anchor="_heading=h.beslgps87z82">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num_parties_election_contest_sub_leg</w:t>
              <w:tab/>
              <w:t xml:space="preserve">26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1080" w:firstLine="0"/>
            <w:rPr>
              <w:color w:val="1155cc"/>
              <w:u w:val="single"/>
            </w:rPr>
          </w:pPr>
          <w:hyperlink w:anchor="_heading=h.hhwkf8xvmhfg">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total_seats_in_contest_sub_leg</w:t>
              <w:tab/>
              <w:t xml:space="preserve">26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080" w:firstLine="0"/>
            <w:rPr>
              <w:color w:val="1155cc"/>
              <w:u w:val="single"/>
            </w:rPr>
          </w:pPr>
          <w:hyperlink w:anchor="_heading=h.s3w3ifmx5jfk">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total_chamber_seats_sub_leg</w:t>
              <w:tab/>
              <w:t xml:space="preserve">26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1080" w:firstLine="0"/>
            <w:rPr>
              <w:color w:val="1155cc"/>
              <w:u w:val="single"/>
            </w:rPr>
          </w:pPr>
          <w:hyperlink w:anchor="_heading=h.sf8t2c9gawb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num_seats_incumbent_sub_leg</w:t>
              <w:tab/>
              <w:t xml:space="preserve">27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1080" w:firstLine="0"/>
            <w:rPr>
              <w:color w:val="1155cc"/>
              <w:u w:val="single"/>
            </w:rPr>
          </w:pPr>
          <w:hyperlink w:anchor="_heading=h.21typt9kxlbo">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perc_seats_incumbent_sub_leg</w:t>
              <w:tab/>
              <w:t xml:space="preserve">27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1080" w:firstLine="0"/>
            <w:rPr>
              <w:color w:val="1155cc"/>
              <w:u w:val="single"/>
            </w:rPr>
          </w:pPr>
          <w:hyperlink w:anchor="_heading=h.70tiapird8bn">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num_seats_opos_sub_leg</w:t>
              <w:tab/>
              <w:t xml:space="preserve">27</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1080" w:firstLine="0"/>
            <w:rPr>
              <w:color w:val="1155cc"/>
              <w:u w:val="single"/>
            </w:rPr>
          </w:pPr>
          <w:hyperlink w:anchor="_heading=h.ym3zd78d87m7">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perc_seats_opos_sub_leg</w:t>
              <w:tab/>
              <w:t xml:space="preserve">27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1080" w:firstLine="0"/>
            <w:rPr>
              <w:color w:val="1155cc"/>
              <w:u w:val="single"/>
            </w:rPr>
          </w:pPr>
          <w:hyperlink w:anchor="_heading=h.3utmc9ehxgg2">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enp_leg_sub_leg</w:t>
              <w:tab/>
              <w:t xml:space="preserve">28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1080" w:firstLine="0"/>
            <w:rPr>
              <w:color w:val="1155cc"/>
              <w:u w:val="single"/>
            </w:rPr>
          </w:pPr>
          <w:hyperlink w:anchor="_heading=h.ajddlawsor4y">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chamber_sub_leg</w:t>
              <w:tab/>
              <w:t xml:space="preserve">28</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1080" w:firstLine="0"/>
            <w:rPr>
              <w:color w:val="1155cc"/>
              <w:u w:val="single"/>
            </w:rPr>
          </w:pPr>
          <w:hyperlink w:anchor="_heading=h.5kf6g9syar3x">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term_length_in_years_sub_leg</w:t>
              <w:tab/>
              <w:t xml:space="preserve">28</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1080" w:firstLine="0"/>
            <w:rPr>
              <w:color w:val="1155cc"/>
              <w:u w:val="single"/>
            </w:rPr>
          </w:pPr>
          <w:hyperlink w:anchor="_heading=h.3ckkfsg9w4j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renewal_type_sub_leg</w:t>
              <w:tab/>
              <w:t xml:space="preserve">28</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1080" w:firstLine="0"/>
            <w:rPr>
              <w:color w:val="1155cc"/>
              <w:u w:val="single"/>
            </w:rPr>
          </w:pPr>
          <w:hyperlink w:anchor="_heading=h.giqdunbs0l6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electoral_system_sub_leg</w:t>
              <w:tab/>
              <w:t xml:space="preserve">28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rPr>
              <w:b w:val="0"/>
              <w:color w:val="1155cc"/>
              <w:u w:val="single"/>
            </w:rPr>
          </w:pPr>
          <w:hyperlink w:anchor="_heading=h.u56p3sa50tp">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Data Sources</w:t>
              <w:tab/>
              <w:t xml:space="preserve">30</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rPr>
              <w:b w:val="0"/>
              <w:color w:val="1155cc"/>
              <w:u w:val="single"/>
            </w:rPr>
          </w:pPr>
          <w:hyperlink w:anchor="_heading=h.ulolqtdks14l">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Appendices</w:t>
              <w:tab/>
              <w:t xml:space="preserve">30</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color w:val="1155cc"/>
              <w:u w:val="single"/>
            </w:rPr>
          </w:pPr>
          <w:hyperlink w:anchor="_heading=h.kenu1017o9l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Appendix A: Subnational Units by Country</w:t>
              <w:tab/>
              <w:t xml:space="preserve">30</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1080" w:firstLine="0"/>
            <w:rPr>
              <w:color w:val="1155cc"/>
              <w:u w:val="single"/>
            </w:rPr>
          </w:pPr>
          <w:hyperlink w:anchor="_heading=h.ttgz76g8tw1l">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Argentina (24 units)</w:t>
              <w:tab/>
              <w:t xml:space="preserve">30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1080" w:firstLine="0"/>
            <w:rPr>
              <w:color w:val="1155cc"/>
              <w:u w:val="single"/>
            </w:rPr>
          </w:pPr>
          <w:hyperlink w:anchor="_heading=h.34u1iqgrhnr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Brazil (27 units)</w:t>
              <w:tab/>
              <w:t xml:space="preserve">30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1080" w:firstLine="0"/>
            <w:rPr>
              <w:color w:val="1155cc"/>
              <w:u w:val="single"/>
            </w:rPr>
          </w:pPr>
          <w:hyperlink w:anchor="_heading=h.z1dq1ho2xig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Mexico (32 units)</w:t>
              <w:tab/>
              <w:t xml:space="preserve">31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360" w:firstLine="0"/>
            <w:rPr>
              <w:color w:val="1155cc"/>
              <w:u w:val="single"/>
            </w:rPr>
          </w:pPr>
          <w:hyperlink w:anchor="_heading=h.lt51nmx549f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Appendix B: State Codes by Country</w:t>
              <w:tab/>
              <w:t xml:space="preserve">32</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1080" w:firstLine="0"/>
            <w:rPr>
              <w:color w:val="1155cc"/>
              <w:u w:val="single"/>
            </w:rPr>
          </w:pPr>
          <w:hyperlink w:anchor="_heading=">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Table B.1: Complete List of Subnational Units with Codes</w:t>
              <w:tab/>
              <w:t xml:space="preserve">32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color w:val="1155cc"/>
              <w:u w:val="single"/>
            </w:rPr>
          </w:pPr>
          <w:hyperlink w:anchor="_heading=h.i2jt4hj95oai">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Appendix C: Key References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1"/>
        <w:spacing w:after="280" w:before="280" w:line="240" w:lineRule="auto"/>
        <w:rPr/>
      </w:pPr>
      <w:bookmarkStart w:colFirst="0" w:colLast="0" w:name="_heading=h.2koh44z7ta3i" w:id="8"/>
      <w:bookmarkEnd w:id="8"/>
      <w:r w:rsidDel="00000000" w:rsidR="00000000" w:rsidRPr="00000000">
        <w:rPr>
          <w:rtl w:val="0"/>
        </w:rPr>
        <w:t xml:space="preserve">Introduction</w:t>
      </w:r>
    </w:p>
    <w:p w:rsidR="00000000" w:rsidDel="00000000" w:rsidP="00000000" w:rsidRDefault="00000000" w:rsidRPr="00000000" w14:paraId="000000E0">
      <w:pPr>
        <w:spacing w:after="280" w:before="280" w:line="240" w:lineRule="auto"/>
        <w:rPr>
          <w:rFonts w:ascii="Times New Roman" w:cs="Times New Roman" w:eastAsia="Times New Roman" w:hAnsi="Times New Roman"/>
          <w:sz w:val="24"/>
          <w:szCs w:val="24"/>
        </w:rPr>
      </w:pPr>
      <w:bookmarkStart w:colFirst="0" w:colLast="0" w:name="_heading=h.wc20x0qkfn81" w:id="9"/>
      <w:bookmarkEnd w:id="9"/>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i w:val="1"/>
          <w:sz w:val="24"/>
          <w:szCs w:val="24"/>
          <w:rtl w:val="0"/>
        </w:rPr>
        <w:t xml:space="preserve">Subnational Politics Project</w:t>
      </w:r>
      <w:r w:rsidDel="00000000" w:rsidR="00000000" w:rsidRPr="00000000">
        <w:rPr>
          <w:rFonts w:ascii="Times New Roman" w:cs="Times New Roman" w:eastAsia="Times New Roman" w:hAnsi="Times New Roman"/>
          <w:b w:val="1"/>
          <w:sz w:val="24"/>
          <w:szCs w:val="24"/>
          <w:rtl w:val="0"/>
        </w:rPr>
        <w:t xml:space="preserve"> (SPP)</w:t>
      </w:r>
      <w:r w:rsidDel="00000000" w:rsidR="00000000" w:rsidRPr="00000000">
        <w:rPr>
          <w:rFonts w:ascii="Times New Roman" w:cs="Times New Roman" w:eastAsia="Times New Roman" w:hAnsi="Times New Roman"/>
          <w:sz w:val="24"/>
          <w:szCs w:val="24"/>
          <w:rtl w:val="0"/>
        </w:rPr>
        <w:t xml:space="preserve"> is part of a broader research project designed to compile, generate, and disseminate systematic, transparent, and publicly accessible data on subnational political institutions, subnational political processes, and subnational electoral outcomes in Latin America. The primary objective of the project is to create a centralized and standardized data infrastructure that facilitates both in-depth within-country analyses and cross-national comparative research on subnational political dynamics. By providing longitudinal and spatially disaggregated data, the SPP seeks to support empirical scholarship on a wide range of topics, including federalism, decentralization, party competition, electoral accountability, and territorial governance.</w:t>
      </w:r>
    </w:p>
    <w:p w:rsidR="00000000" w:rsidDel="00000000" w:rsidP="00000000" w:rsidRDefault="00000000" w:rsidRPr="00000000" w14:paraId="000000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codebook outlines the coding strategies, data sources, and variable construction protocols employed in the development of the SPP databases. As of July 2025, the project includes comprehensive databases for three federal countries in Latin America—Argentina, Brazil, and Mexico—covering the period from the 1980s through 2024 (see Table 1 for detailed country-specific information)</w:t>
      </w:r>
    </w:p>
    <w:p w:rsidR="00000000" w:rsidDel="00000000" w:rsidP="00000000" w:rsidRDefault="00000000" w:rsidRPr="00000000" w14:paraId="000000E2">
      <w:pPr>
        <w:pStyle w:val="Heading1"/>
        <w:spacing w:after="280" w:before="280" w:line="240" w:lineRule="auto"/>
        <w:rPr/>
      </w:pPr>
      <w:bookmarkStart w:colFirst="0" w:colLast="0" w:name="_heading=h.367kcoudip6o" w:id="10"/>
      <w:bookmarkEnd w:id="10"/>
      <w:r w:rsidDel="00000000" w:rsidR="00000000" w:rsidRPr="00000000">
        <w:rPr>
          <w:rtl w:val="0"/>
        </w:rPr>
        <w:t xml:space="preserve">Project Overview</w:t>
      </w:r>
    </w:p>
    <w:p w:rsidR="00000000" w:rsidDel="00000000" w:rsidP="00000000" w:rsidRDefault="00000000" w:rsidRPr="00000000" w14:paraId="000000E3">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Objectives</w:t>
      </w:r>
    </w:p>
    <w:p w:rsidR="00000000" w:rsidDel="00000000" w:rsidP="00000000" w:rsidRDefault="00000000" w:rsidRPr="00000000" w14:paraId="000000E4">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subnational political processes within Argentina, Brazil, and Mexico</w:t>
      </w:r>
    </w:p>
    <w:p w:rsidR="00000000" w:rsidDel="00000000" w:rsidP="00000000" w:rsidRDefault="00000000" w:rsidRPr="00000000" w14:paraId="000000E5">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comparative analysis of subnational governance patterns</w:t>
      </w:r>
    </w:p>
    <w:p w:rsidR="00000000" w:rsidDel="00000000" w:rsidP="00000000" w:rsidRDefault="00000000" w:rsidRPr="00000000" w14:paraId="000000E6">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users with standardized data on subnational elections and subnational political dynamics</w:t>
      </w:r>
    </w:p>
    <w:p w:rsidR="00000000" w:rsidDel="00000000" w:rsidP="00000000" w:rsidRDefault="00000000" w:rsidRPr="00000000" w14:paraId="000000E7">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studies on subnational politics, federalism, political regimes, territorial politics, and political development</w:t>
      </w:r>
    </w:p>
    <w:p w:rsidR="00000000" w:rsidDel="00000000" w:rsidP="00000000" w:rsidRDefault="00000000" w:rsidRPr="00000000" w14:paraId="000000E8">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Databases’ Structure</w:t>
      </w:r>
    </w:p>
    <w:p w:rsidR="00000000" w:rsidDel="00000000" w:rsidP="00000000" w:rsidRDefault="00000000" w:rsidRPr="00000000" w14:paraId="000000E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Figure 1 shows, the </w:t>
      </w:r>
      <w:r w:rsidDel="00000000" w:rsidR="00000000" w:rsidRPr="00000000">
        <w:rPr>
          <w:rFonts w:ascii="Times New Roman" w:cs="Times New Roman" w:eastAsia="Times New Roman" w:hAnsi="Times New Roman"/>
          <w:i w:val="1"/>
          <w:sz w:val="24"/>
          <w:szCs w:val="24"/>
          <w:rtl w:val="0"/>
        </w:rPr>
        <w:t xml:space="preserve">Subnational Politics Project </w:t>
      </w:r>
      <w:r w:rsidDel="00000000" w:rsidR="00000000" w:rsidRPr="00000000">
        <w:rPr>
          <w:rFonts w:ascii="Times New Roman" w:cs="Times New Roman" w:eastAsia="Times New Roman" w:hAnsi="Times New Roman"/>
          <w:sz w:val="24"/>
          <w:szCs w:val="24"/>
          <w:rtl w:val="0"/>
        </w:rPr>
        <w:t xml:space="preserve">is made up of different databases.</w:t>
      </w:r>
    </w:p>
    <w:p w:rsidR="00000000" w:rsidDel="00000000" w:rsidP="00000000" w:rsidRDefault="00000000" w:rsidRPr="00000000" w14:paraId="000000EA">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2365474"/>
            <wp:effectExtent b="12700" l="12700" r="12700" t="12700"/>
            <wp:docPr descr="Agregar info" id="2" name="image2.png"/>
            <a:graphic>
              <a:graphicData uri="http://schemas.openxmlformats.org/drawingml/2006/picture">
                <pic:pic>
                  <pic:nvPicPr>
                    <pic:cNvPr descr="Agregar info" id="0" name="image2.png"/>
                    <pic:cNvPicPr preferRelativeResize="0"/>
                  </pic:nvPicPr>
                  <pic:blipFill>
                    <a:blip r:embed="rId9"/>
                    <a:srcRect b="0" l="0" r="0" t="0"/>
                    <a:stretch>
                      <a:fillRect/>
                    </a:stretch>
                  </pic:blipFill>
                  <pic:spPr>
                    <a:xfrm>
                      <a:off x="0" y="0"/>
                      <a:ext cx="4205288" cy="2365474"/>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 1: Diagram of the distribution of databases in SPP</w:t>
      </w:r>
    </w:p>
    <w:p w:rsidR="00000000" w:rsidDel="00000000" w:rsidP="00000000" w:rsidRDefault="00000000" w:rsidRPr="00000000" w14:paraId="000000EB">
      <w:pPr>
        <w:spacing w:after="280" w:before="28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E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database employs a country-state-year structure, with observations at the subnational unit level for each electoral year. Each observation represents a subnational unit (province/state) in a given year.</w:t>
      </w:r>
    </w:p>
    <w:p w:rsidR="00000000" w:rsidDel="00000000" w:rsidP="00000000" w:rsidRDefault="00000000" w:rsidRPr="00000000" w14:paraId="000000ED">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Intellectual Property</w:t>
      </w:r>
    </w:p>
    <w:p w:rsidR="00000000" w:rsidDel="00000000" w:rsidP="00000000" w:rsidRDefault="00000000" w:rsidRPr="00000000" w14:paraId="000000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taken directly from external sources, with no original coding beyond possible imputation of missing data, are not considered products of the </w:t>
      </w:r>
      <w:r w:rsidDel="00000000" w:rsidR="00000000" w:rsidRPr="00000000">
        <w:rPr>
          <w:rFonts w:ascii="Times New Roman" w:cs="Times New Roman" w:eastAsia="Times New Roman" w:hAnsi="Times New Roman"/>
          <w:i w:val="1"/>
          <w:sz w:val="24"/>
          <w:szCs w:val="24"/>
          <w:rtl w:val="0"/>
        </w:rPr>
        <w:t xml:space="preserve">Subnational Politics Project</w:t>
      </w:r>
      <w:r w:rsidDel="00000000" w:rsidR="00000000" w:rsidRPr="00000000">
        <w:rPr>
          <w:rFonts w:ascii="Times New Roman" w:cs="Times New Roman" w:eastAsia="Times New Roman" w:hAnsi="Times New Roman"/>
          <w:sz w:val="24"/>
          <w:szCs w:val="24"/>
          <w:rtl w:val="0"/>
        </w:rPr>
        <w:t xml:space="preserve">. In contrast, when data are drawn from multiple sources and combined in a way that involves analytical judgment, mathematical alteration, or aggregation, the resulting variable is classified as a </w:t>
      </w:r>
      <w:r w:rsidDel="00000000" w:rsidR="00000000" w:rsidRPr="00000000">
        <w:rPr>
          <w:rFonts w:ascii="Times New Roman" w:cs="Times New Roman" w:eastAsia="Times New Roman" w:hAnsi="Times New Roman"/>
          <w:i w:val="1"/>
          <w:sz w:val="24"/>
          <w:szCs w:val="24"/>
          <w:rtl w:val="0"/>
        </w:rPr>
        <w:t xml:space="preserve">Subnational Politics Project</w:t>
      </w:r>
      <w:r w:rsidDel="00000000" w:rsidR="00000000" w:rsidRPr="00000000">
        <w:rPr>
          <w:rFonts w:ascii="Times New Roman" w:cs="Times New Roman" w:eastAsia="Times New Roman" w:hAnsi="Times New Roman"/>
          <w:sz w:val="24"/>
          <w:szCs w:val="24"/>
          <w:rtl w:val="0"/>
        </w:rPr>
        <w:t xml:space="preserve"> product. </w:t>
      </w:r>
    </w:p>
    <w:p w:rsidR="00000000" w:rsidDel="00000000" w:rsidP="00000000" w:rsidRDefault="00000000" w:rsidRPr="00000000" w14:paraId="000000EF">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Quality Assurance</w:t>
      </w:r>
    </w:p>
    <w:p w:rsidR="00000000" w:rsidDel="00000000" w:rsidP="00000000" w:rsidRDefault="00000000" w:rsidRPr="00000000" w14:paraId="000000F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have undergone rigorous verification processes: </w:t>
      </w:r>
    </w:p>
    <w:p w:rsidR="00000000" w:rsidDel="00000000" w:rsidP="00000000" w:rsidRDefault="00000000" w:rsidRPr="00000000" w14:paraId="000000F1">
      <w:pPr>
        <w:numPr>
          <w:ilvl w:val="0"/>
          <w:numId w:val="6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Source Verification:</w:t>
      </w:r>
      <w:r w:rsidDel="00000000" w:rsidR="00000000" w:rsidRPr="00000000">
        <w:rPr>
          <w:rFonts w:ascii="Times New Roman" w:cs="Times New Roman" w:eastAsia="Times New Roman" w:hAnsi="Times New Roman"/>
          <w:sz w:val="24"/>
          <w:szCs w:val="24"/>
          <w:rtl w:val="0"/>
        </w:rPr>
        <w:t xml:space="preserve"> All data cross-checked with official electoral records</w:t>
      </w:r>
    </w:p>
    <w:p w:rsidR="00000000" w:rsidDel="00000000" w:rsidP="00000000" w:rsidRDefault="00000000" w:rsidRPr="00000000" w14:paraId="000000F2">
      <w:pPr>
        <w:numPr>
          <w:ilvl w:val="0"/>
          <w:numId w:val="6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Academic Validation:</w:t>
      </w:r>
      <w:r w:rsidDel="00000000" w:rsidR="00000000" w:rsidRPr="00000000">
        <w:rPr>
          <w:rFonts w:ascii="Times New Roman" w:cs="Times New Roman" w:eastAsia="Times New Roman" w:hAnsi="Times New Roman"/>
          <w:sz w:val="24"/>
          <w:szCs w:val="24"/>
          <w:rtl w:val="0"/>
        </w:rPr>
        <w:t xml:space="preserve"> Comparison with established academic datasets, where available</w:t>
      </w:r>
    </w:p>
    <w:p w:rsidR="00000000" w:rsidDel="00000000" w:rsidP="00000000" w:rsidRDefault="00000000" w:rsidRPr="00000000" w14:paraId="000000F3">
      <w:pPr>
        <w:numPr>
          <w:ilvl w:val="0"/>
          <w:numId w:val="6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Multiple Source Confirmation:</w:t>
      </w:r>
      <w:r w:rsidDel="00000000" w:rsidR="00000000" w:rsidRPr="00000000">
        <w:rPr>
          <w:rFonts w:ascii="Times New Roman" w:cs="Times New Roman" w:eastAsia="Times New Roman" w:hAnsi="Times New Roman"/>
          <w:sz w:val="24"/>
          <w:szCs w:val="24"/>
          <w:rtl w:val="0"/>
        </w:rPr>
        <w:t xml:space="preserve"> Key variables verified through multiple independent sources</w:t>
      </w:r>
    </w:p>
    <w:p w:rsidR="00000000" w:rsidDel="00000000" w:rsidP="00000000" w:rsidRDefault="00000000" w:rsidRPr="00000000" w14:paraId="000000F4">
      <w:pPr>
        <w:numPr>
          <w:ilvl w:val="0"/>
          <w:numId w:val="6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Temporal Consistency Checks:</w:t>
      </w:r>
      <w:r w:rsidDel="00000000" w:rsidR="00000000" w:rsidRPr="00000000">
        <w:rPr>
          <w:rFonts w:ascii="Times New Roman" w:cs="Times New Roman" w:eastAsia="Times New Roman" w:hAnsi="Times New Roman"/>
          <w:sz w:val="24"/>
          <w:szCs w:val="24"/>
          <w:rtl w:val="0"/>
        </w:rPr>
        <w:t xml:space="preserve"> Longitudinal data reviewed for consistency and logical progression</w:t>
      </w:r>
    </w:p>
    <w:p w:rsidR="00000000" w:rsidDel="00000000" w:rsidP="00000000" w:rsidRDefault="00000000" w:rsidRPr="00000000" w14:paraId="000000F5">
      <w:pPr>
        <w:spacing w:after="280" w:before="280" w:line="240" w:lineRule="auto"/>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80" w:before="280" w:line="240" w:lineRule="auto"/>
        <w:rPr/>
      </w:pPr>
      <w:bookmarkStart w:colFirst="0" w:colLast="0" w:name="_heading=h.ney1iwa1jwkr" w:id="11"/>
      <w:bookmarkEnd w:id="11"/>
      <w:r w:rsidDel="00000000" w:rsidR="00000000" w:rsidRPr="00000000">
        <w:rPr>
          <w:rtl w:val="0"/>
        </w:rPr>
        <w:t xml:space="preserve">Country Coverage and Temporal Scope</w:t>
      </w:r>
    </w:p>
    <w:p w:rsidR="00000000" w:rsidDel="00000000" w:rsidP="00000000" w:rsidRDefault="00000000" w:rsidRPr="00000000" w14:paraId="000000F7">
      <w:pPr>
        <w:pStyle w:val="Heading4"/>
        <w:spacing w:after="280" w:before="280" w:line="240" w:lineRule="auto"/>
        <w:rPr/>
      </w:pPr>
      <w:bookmarkStart w:colFirst="0" w:colLast="0" w:name="_heading=h.ep3urtkvf3h9" w:id="12"/>
      <w:bookmarkEnd w:id="12"/>
      <w:r w:rsidDel="00000000" w:rsidR="00000000" w:rsidRPr="00000000">
        <w:rPr>
          <w:rtl w:val="0"/>
        </w:rPr>
        <w:t xml:space="preserve">Table 1: Coverage by Country</w:t>
      </w:r>
    </w:p>
    <w:tbl>
      <w:tblPr>
        <w:tblStyle w:val="Table3"/>
        <w:tblW w:w="9258.0" w:type="dxa"/>
        <w:jc w:val="left"/>
        <w:tblBorders>
          <w:top w:color="000000" w:space="0" w:sz="4" w:val="single"/>
          <w:bottom w:color="000000" w:space="0" w:sz="4" w:val="single"/>
        </w:tblBorders>
        <w:tblLayout w:type="fixed"/>
        <w:tblLook w:val="0400"/>
      </w:tblPr>
      <w:tblGrid>
        <w:gridCol w:w="955"/>
        <w:gridCol w:w="1754"/>
        <w:gridCol w:w="1251"/>
        <w:gridCol w:w="1949"/>
        <w:gridCol w:w="1936"/>
        <w:gridCol w:w="1413"/>
        <w:tblGridChange w:id="0">
          <w:tblGrid>
            <w:gridCol w:w="955"/>
            <w:gridCol w:w="1754"/>
            <w:gridCol w:w="1251"/>
            <w:gridCol w:w="1949"/>
            <w:gridCol w:w="1936"/>
            <w:gridCol w:w="1413"/>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Country</w:t>
            </w:r>
          </w:p>
        </w:tc>
        <w:tc>
          <w:tcPr>
            <w:tcBorders>
              <w:top w:color="000000" w:space="0" w:sz="4" w:val="single"/>
              <w:bottom w:color="000000" w:space="0" w:sz="4" w:val="single"/>
            </w:tcBorders>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Subnational Units</w:t>
            </w:r>
          </w:p>
        </w:tc>
        <w:tc>
          <w:tcPr>
            <w:tcBorders>
              <w:top w:color="000000" w:space="0" w:sz="4" w:val="single"/>
              <w:bottom w:color="000000" w:space="0" w:sz="4" w:val="single"/>
            </w:tcBorders>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Elections, data collection start in:</w:t>
            </w:r>
          </w:p>
        </w:tc>
        <w:tc>
          <w:tcPr>
            <w:tcBorders>
              <w:top w:color="000000" w:space="0" w:sz="4" w:val="single"/>
              <w:bottom w:color="000000" w:space="0" w:sz="4" w:val="single"/>
            </w:tcBorders>
            <w:vAlign w:val="center"/>
          </w:tcPr>
          <w:p w:rsidR="00000000" w:rsidDel="00000000" w:rsidP="00000000" w:rsidRDefault="00000000" w:rsidRPr="00000000" w14:paraId="000000FB">
            <w:pPr>
              <w:spacing w:after="0" w:line="240" w:lineRule="auto"/>
              <w:ind w:left="104" w:hanging="104"/>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Legislative Election, data collection start in</w:t>
            </w:r>
          </w:p>
        </w:tc>
        <w:tc>
          <w:tcPr>
            <w:tcBorders>
              <w:top w:color="000000" w:space="0" w:sz="4" w:val="single"/>
              <w:bottom w:color="000000" w:space="0" w:sz="4" w:val="single"/>
            </w:tcBorders>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Temporal Coverage</w:t>
            </w:r>
          </w:p>
        </w:tc>
        <w:tc>
          <w:tcPr>
            <w:tcBorders>
              <w:top w:color="000000" w:space="0" w:sz="4" w:val="single"/>
              <w:bottom w:color="000000" w:space="0" w:sz="4" w:val="single"/>
            </w:tcBorders>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Observations</w:t>
            </w:r>
          </w:p>
        </w:tc>
      </w:tr>
      <w:tr>
        <w:trPr>
          <w:cantSplit w:val="0"/>
          <w:tblHeader w:val="0"/>
        </w:trPr>
        <w:tc>
          <w:tcP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provinces</w:t>
            </w:r>
          </w:p>
        </w:tc>
        <w:tc>
          <w:tcP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1983</w:t>
            </w:r>
          </w:p>
        </w:tc>
        <w:tc>
          <w:tcP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1983</w:t>
            </w:r>
          </w:p>
        </w:tc>
        <w:tc>
          <w:tcPr>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1983-2024</w:t>
            </w:r>
          </w:p>
        </w:tc>
        <w:tc>
          <w:tcPr>
            <w:vAlign w:val="center"/>
          </w:tcPr>
          <w:p w:rsidR="00000000" w:rsidDel="00000000" w:rsidP="00000000" w:rsidRDefault="00000000" w:rsidRPr="00000000" w14:paraId="000001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w:t>
            </w:r>
          </w:p>
        </w:tc>
      </w:tr>
      <w:tr>
        <w:trPr>
          <w:cantSplit w:val="0"/>
          <w:tblHeader w:val="0"/>
        </w:trPr>
        <w:tc>
          <w:tcP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1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federal units</w:t>
            </w:r>
          </w:p>
        </w:tc>
        <w:tc>
          <w:tcPr>
            <w:vAlign w:val="center"/>
          </w:tcPr>
          <w:p w:rsidR="00000000" w:rsidDel="00000000" w:rsidP="00000000" w:rsidRDefault="00000000" w:rsidRPr="00000000" w14:paraId="000001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1998</w:t>
            </w:r>
          </w:p>
        </w:tc>
        <w:tc>
          <w:tcPr>
            <w:vAlign w:val="center"/>
          </w:tcPr>
          <w:p w:rsidR="00000000" w:rsidDel="00000000" w:rsidP="00000000" w:rsidRDefault="00000000" w:rsidRPr="00000000" w14:paraId="000001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1998</w:t>
            </w:r>
          </w:p>
        </w:tc>
        <w:tc>
          <w:tcP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1998-2024</w:t>
            </w:r>
          </w:p>
        </w:tc>
        <w:tc>
          <w:tcP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w:t>
            </w:r>
          </w:p>
        </w:tc>
      </w:tr>
      <w:tr>
        <w:trPr>
          <w:cantSplit w:val="0"/>
          <w:tblHeader w:val="0"/>
        </w:trPr>
        <w:tc>
          <w:tcP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federal entities</w:t>
            </w:r>
          </w:p>
        </w:tc>
        <w:tc>
          <w:tcPr>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1985</w:t>
            </w:r>
          </w:p>
        </w:tc>
        <w:tc>
          <w:tcPr>
            <w:vAlign w:val="center"/>
          </w:tcPr>
          <w:p w:rsidR="00000000" w:rsidDel="00000000" w:rsidP="00000000" w:rsidRDefault="00000000" w:rsidRPr="00000000" w14:paraId="000001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1985</w:t>
            </w:r>
          </w:p>
        </w:tc>
        <w:tc>
          <w:tcP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1985-2024</w:t>
            </w:r>
          </w:p>
        </w:tc>
        <w:tc>
          <w:tcPr>
            <w:vAlign w:val="center"/>
          </w:tcPr>
          <w:p w:rsidR="00000000" w:rsidDel="00000000" w:rsidP="00000000" w:rsidRDefault="00000000" w:rsidRPr="00000000" w14:paraId="000001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w:t>
            </w:r>
          </w:p>
        </w:tc>
      </w:tr>
    </w:tbl>
    <w:p w:rsidR="00000000" w:rsidDel="00000000" w:rsidP="00000000" w:rsidRDefault="00000000" w:rsidRPr="00000000" w14:paraId="00000110">
      <w:pPr>
        <w:spacing w:after="280" w:before="28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111">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Notes on Coverage</w:t>
      </w:r>
    </w:p>
    <w:p w:rsidR="00000000" w:rsidDel="00000000" w:rsidP="00000000" w:rsidRDefault="00000000" w:rsidRPr="00000000" w14:paraId="000001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Argentina</w:t>
      </w:r>
      <w:r w:rsidDel="00000000" w:rsidR="00000000" w:rsidRPr="00000000">
        <w:rPr>
          <w:rFonts w:ascii="Times New Roman" w:cs="Times New Roman" w:eastAsia="Times New Roman" w:hAnsi="Times New Roman"/>
          <w:sz w:val="24"/>
          <w:szCs w:val="24"/>
          <w:rtl w:val="0"/>
        </w:rPr>
        <w:t xml:space="preserve">: Data for most provinces start in 1983, coinciding with the country’s return to democracy. Data for Tierra del Fuego and Ciudad Autónoma de Buenos Aires (formerly Capital Federal) and begin in 1991 and 1996, respectively, when these two subnational jurisdictions acquired the same legal status as all other provinces. </w:t>
      </w:r>
    </w:p>
    <w:p w:rsidR="00000000" w:rsidDel="00000000" w:rsidP="00000000" w:rsidRDefault="00000000" w:rsidRPr="00000000" w14:paraId="000001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Brazil</w:t>
      </w:r>
      <w:r w:rsidDel="00000000" w:rsidR="00000000" w:rsidRPr="00000000">
        <w:rPr>
          <w:rFonts w:ascii="Times New Roman" w:cs="Times New Roman" w:eastAsia="Times New Roman" w:hAnsi="Times New Roman"/>
          <w:sz w:val="24"/>
          <w:szCs w:val="24"/>
          <w:rtl w:val="0"/>
        </w:rPr>
        <w:t xml:space="preserve">: Electoral data for all 27 federal units begin in 1998, the earliest year for which systematically verified data are available. The database is compiled primarily from records of the </w:t>
      </w:r>
      <w:r w:rsidDel="00000000" w:rsidR="00000000" w:rsidRPr="00000000">
        <w:rPr>
          <w:rFonts w:ascii="Times New Roman" w:cs="Times New Roman" w:eastAsia="Times New Roman" w:hAnsi="Times New Roman"/>
          <w:i w:val="1"/>
          <w:sz w:val="24"/>
          <w:szCs w:val="24"/>
          <w:rtl w:val="0"/>
        </w:rPr>
        <w:t xml:space="preserve">Tribunal Superior Eleitoral</w:t>
      </w:r>
      <w:r w:rsidDel="00000000" w:rsidR="00000000" w:rsidRPr="00000000">
        <w:rPr>
          <w:rFonts w:ascii="Times New Roman" w:cs="Times New Roman" w:eastAsia="Times New Roman" w:hAnsi="Times New Roman"/>
          <w:sz w:val="24"/>
          <w:szCs w:val="24"/>
          <w:rtl w:val="0"/>
        </w:rPr>
        <w:t xml:space="preserve"> and cross-validated using the ElectionsBR database (Meireles et al., 2016).</w:t>
      </w:r>
    </w:p>
    <w:p w:rsidR="00000000" w:rsidDel="00000000" w:rsidP="00000000" w:rsidRDefault="00000000" w:rsidRPr="00000000" w14:paraId="000001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Mexico</w:t>
      </w:r>
      <w:r w:rsidDel="00000000" w:rsidR="00000000" w:rsidRPr="00000000">
        <w:rPr>
          <w:rFonts w:ascii="Times New Roman" w:cs="Times New Roman" w:eastAsia="Times New Roman" w:hAnsi="Times New Roman"/>
          <w:sz w:val="24"/>
          <w:szCs w:val="24"/>
          <w:rtl w:val="0"/>
        </w:rPr>
        <w:t xml:space="preserve">: The general starting point for data collection is 1985, though coverage varies across federal entities due to the country’s staggered democratization process. The following states are included beginning in the corresponding years:</w:t>
      </w:r>
    </w:p>
    <w:p w:rsidR="00000000" w:rsidDel="00000000" w:rsidP="00000000" w:rsidRDefault="00000000" w:rsidRPr="00000000" w14:paraId="00000115">
      <w:pPr>
        <w:numPr>
          <w:ilvl w:val="0"/>
          <w:numId w:val="7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1986: Durango, Sinaloa, Tlaxcala, Tamaulipas</w:t>
      </w:r>
    </w:p>
    <w:p w:rsidR="00000000" w:rsidDel="00000000" w:rsidP="00000000" w:rsidRDefault="00000000" w:rsidRPr="00000000" w14:paraId="00000116">
      <w:pPr>
        <w:numPr>
          <w:ilvl w:val="0"/>
          <w:numId w:val="7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1988: Morelos, Jalisco</w:t>
      </w:r>
    </w:p>
    <w:p w:rsidR="00000000" w:rsidDel="00000000" w:rsidP="00000000" w:rsidRDefault="00000000" w:rsidRPr="00000000" w14:paraId="00000117">
      <w:pPr>
        <w:numPr>
          <w:ilvl w:val="0"/>
          <w:numId w:val="7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1991: San Luis Potosí</w:t>
      </w:r>
    </w:p>
    <w:p w:rsidR="00000000" w:rsidDel="00000000" w:rsidP="00000000" w:rsidRDefault="00000000" w:rsidRPr="00000000" w14:paraId="00000118">
      <w:pPr>
        <w:numPr>
          <w:ilvl w:val="0"/>
          <w:numId w:val="7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1992: Zacatecas, Oaxaca</w:t>
      </w:r>
    </w:p>
    <w:p w:rsidR="00000000" w:rsidDel="00000000" w:rsidP="00000000" w:rsidRDefault="00000000" w:rsidRPr="00000000" w14:paraId="00000119">
      <w:pPr>
        <w:numPr>
          <w:ilvl w:val="0"/>
          <w:numId w:val="7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1993: Nayarit, Hidalgo</w:t>
      </w:r>
    </w:p>
    <w:p w:rsidR="00000000" w:rsidDel="00000000" w:rsidP="00000000" w:rsidRDefault="00000000" w:rsidRPr="00000000" w14:paraId="0000011A">
      <w:pPr>
        <w:numPr>
          <w:ilvl w:val="0"/>
          <w:numId w:val="7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1995: Yucatán</w:t>
      </w:r>
    </w:p>
    <w:p w:rsidR="00000000" w:rsidDel="00000000" w:rsidP="00000000" w:rsidRDefault="00000000" w:rsidRPr="00000000" w14:paraId="0000011B">
      <w:pPr>
        <w:numPr>
          <w:ilvl w:val="0"/>
          <w:numId w:val="7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 Mexico City (CDMX)</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rPr/>
      </w:pPr>
      <w:bookmarkStart w:colFirst="0" w:colLast="0" w:name="_heading=h.eam4uiwjliyz" w:id="13"/>
      <w:bookmarkEnd w:id="13"/>
      <w:r w:rsidDel="00000000" w:rsidR="00000000" w:rsidRPr="00000000">
        <w:rPr>
          <w:rtl w:val="0"/>
        </w:rPr>
        <w:t xml:space="preserve">Variable Information</w:t>
      </w:r>
    </w:p>
    <w:p w:rsidR="00000000" w:rsidDel="00000000" w:rsidP="00000000" w:rsidRDefault="00000000" w:rsidRPr="00000000" w14:paraId="000001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Figure 2 shows, the databases in the </w:t>
      </w:r>
      <w:r w:rsidDel="00000000" w:rsidR="00000000" w:rsidRPr="00000000">
        <w:rPr>
          <w:rFonts w:ascii="Times New Roman" w:cs="Times New Roman" w:eastAsia="Times New Roman" w:hAnsi="Times New Roman"/>
          <w:i w:val="1"/>
          <w:sz w:val="24"/>
          <w:szCs w:val="24"/>
          <w:rtl w:val="0"/>
        </w:rPr>
        <w:t xml:space="preserve">Subnational Politics Project</w:t>
      </w:r>
      <w:r w:rsidDel="00000000" w:rsidR="00000000" w:rsidRPr="00000000">
        <w:rPr>
          <w:rFonts w:ascii="Times New Roman" w:cs="Times New Roman" w:eastAsia="Times New Roman" w:hAnsi="Times New Roman"/>
          <w:sz w:val="24"/>
          <w:szCs w:val="24"/>
          <w:rtl w:val="0"/>
        </w:rPr>
        <w:t xml:space="preserve"> divide variables into the following variable types:</w:t>
      </w:r>
    </w:p>
    <w:p w:rsidR="00000000" w:rsidDel="00000000" w:rsidP="00000000" w:rsidRDefault="00000000" w:rsidRPr="00000000" w14:paraId="000001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57869"/>
            <wp:effectExtent b="12700" l="12700" r="12700" t="12700"/>
            <wp:docPr id="1" name="image1.png"/>
            <a:graphic>
              <a:graphicData uri="http://schemas.openxmlformats.org/drawingml/2006/picture">
                <pic:pic>
                  <pic:nvPicPr>
                    <pic:cNvPr id="0" name="image1.png"/>
                    <pic:cNvPicPr preferRelativeResize="0"/>
                  </pic:nvPicPr>
                  <pic:blipFill>
                    <a:blip r:embed="rId10"/>
                    <a:srcRect b="13375" l="0" r="0" t="13117"/>
                    <a:stretch>
                      <a:fillRect/>
                    </a:stretch>
                  </pic:blipFill>
                  <pic:spPr>
                    <a:xfrm>
                      <a:off x="0" y="0"/>
                      <a:ext cx="5943600" cy="245786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ab/>
        <w:t xml:space="preserve">Fig 2: Diagram of the variables and the corresponding database</w:t>
      </w:r>
    </w:p>
    <w:p w:rsidR="00000000" w:rsidDel="00000000" w:rsidP="00000000" w:rsidRDefault="00000000" w:rsidRPr="00000000" w14:paraId="0000012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variables offer the following information:</w:t>
      </w:r>
    </w:p>
    <w:p w:rsidR="00000000" w:rsidDel="00000000" w:rsidP="00000000" w:rsidRDefault="00000000" w:rsidRPr="00000000" w14:paraId="00000122">
      <w:pPr>
        <w:numPr>
          <w:ilvl w:val="0"/>
          <w:numId w:val="7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Identifier Variables</w:t>
      </w:r>
      <w:r w:rsidDel="00000000" w:rsidR="00000000" w:rsidRPr="00000000">
        <w:rPr>
          <w:rFonts w:ascii="Times New Roman" w:cs="Times New Roman" w:eastAsia="Times New Roman" w:hAnsi="Times New Roman"/>
          <w:sz w:val="24"/>
          <w:szCs w:val="24"/>
          <w:rtl w:val="0"/>
        </w:rPr>
        <w:t xml:space="preserve">: Data identifying country names and codes, state names and codes, region names, and time periods</w:t>
      </w:r>
    </w:p>
    <w:p w:rsidR="00000000" w:rsidDel="00000000" w:rsidP="00000000" w:rsidRDefault="00000000" w:rsidRPr="00000000" w14:paraId="00000123">
      <w:pPr>
        <w:numPr>
          <w:ilvl w:val="0"/>
          <w:numId w:val="7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Executive Branch Variables</w:t>
      </w:r>
      <w:r w:rsidDel="00000000" w:rsidR="00000000" w:rsidRPr="00000000">
        <w:rPr>
          <w:rFonts w:ascii="Times New Roman" w:cs="Times New Roman" w:eastAsia="Times New Roman" w:hAnsi="Times New Roman"/>
          <w:sz w:val="24"/>
          <w:szCs w:val="24"/>
          <w:rtl w:val="0"/>
        </w:rPr>
        <w:t xml:space="preserve">: Data on national and subnational executive branches, such as length of term, incumbent party, cumulative years of president/governor in office, etc. </w:t>
      </w:r>
    </w:p>
    <w:p w:rsidR="00000000" w:rsidDel="00000000" w:rsidP="00000000" w:rsidRDefault="00000000" w:rsidRPr="00000000" w14:paraId="00000124">
      <w:pPr>
        <w:numPr>
          <w:ilvl w:val="0"/>
          <w:numId w:val="7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Electoral Variables</w:t>
      </w:r>
      <w:r w:rsidDel="00000000" w:rsidR="00000000" w:rsidRPr="00000000">
        <w:rPr>
          <w:rFonts w:ascii="Times New Roman" w:cs="Times New Roman" w:eastAsia="Times New Roman" w:hAnsi="Times New Roman"/>
          <w:sz w:val="24"/>
          <w:szCs w:val="24"/>
          <w:rtl w:val="0"/>
        </w:rPr>
        <w:t xml:space="preserve">: Data on subnational executive, and subnational legislative elections, including legislatures’ composition</w:t>
      </w:r>
    </w:p>
    <w:p w:rsidR="00000000" w:rsidDel="00000000" w:rsidP="00000000" w:rsidRDefault="00000000" w:rsidRPr="00000000" w14:paraId="00000125">
      <w:pPr>
        <w:numPr>
          <w:ilvl w:val="0"/>
          <w:numId w:val="7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Indices</w:t>
      </w:r>
      <w:r w:rsidDel="00000000" w:rsidR="00000000" w:rsidRPr="00000000">
        <w:rPr>
          <w:rFonts w:ascii="Times New Roman" w:cs="Times New Roman" w:eastAsia="Times New Roman" w:hAnsi="Times New Roman"/>
          <w:sz w:val="24"/>
          <w:szCs w:val="24"/>
          <w:rtl w:val="0"/>
        </w:rPr>
        <w:t xml:space="preserve">: Data generated by adding and combining variables, or creating cumulative scales</w:t>
      </w:r>
    </w:p>
    <w:p w:rsidR="00000000" w:rsidDel="00000000" w:rsidP="00000000" w:rsidRDefault="00000000" w:rsidRPr="00000000" w14:paraId="00000126">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rPr/>
      </w:pPr>
      <w:bookmarkStart w:colFirst="0" w:colLast="0" w:name="_heading=h.nc9dunvyedit" w:id="14"/>
      <w:bookmarkEnd w:id="14"/>
      <w:r w:rsidDel="00000000" w:rsidR="00000000" w:rsidRPr="00000000">
        <w:rPr>
          <w:rtl w:val="0"/>
        </w:rPr>
        <w:t xml:space="preserve">Identifier</w:t>
      </w:r>
      <w:r w:rsidDel="00000000" w:rsidR="00000000" w:rsidRPr="00000000">
        <w:rPr>
          <w:rtl w:val="0"/>
        </w:rPr>
        <w:t xml:space="preserve"> Variables</w:t>
      </w:r>
    </w:p>
    <w:p w:rsidR="00000000" w:rsidDel="00000000" w:rsidP="00000000" w:rsidRDefault="00000000" w:rsidRPr="00000000" w14:paraId="0000012D">
      <w:pPr>
        <w:pStyle w:val="Heading4"/>
        <w:rPr/>
      </w:pPr>
      <w:bookmarkStart w:colFirst="0" w:colLast="0" w:name="_heading=h.2uksigx0nntj" w:id="15"/>
      <w:bookmarkEnd w:id="15"/>
      <w:r w:rsidDel="00000000" w:rsidR="00000000" w:rsidRPr="00000000">
        <w:rPr>
          <w:rtl w:val="0"/>
        </w:rPr>
        <w:t xml:space="preserve">country_name</w:t>
      </w:r>
    </w:p>
    <w:p w:rsidR="00000000" w:rsidDel="00000000" w:rsidP="00000000" w:rsidRDefault="00000000" w:rsidRPr="00000000" w14:paraId="0000012E">
      <w:pPr>
        <w:numPr>
          <w:ilvl w:val="0"/>
          <w:numId w:val="3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Name of the country</w:t>
      </w:r>
    </w:p>
    <w:p w:rsidR="00000000" w:rsidDel="00000000" w:rsidP="00000000" w:rsidRDefault="00000000" w:rsidRPr="00000000" w14:paraId="0000012F">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30">
      <w:pPr>
        <w:numPr>
          <w:ilvl w:val="0"/>
          <w:numId w:val="3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ARGENTINA, BRAZIL, MEXICO</w:t>
      </w:r>
    </w:p>
    <w:p w:rsidR="00000000" w:rsidDel="00000000" w:rsidP="00000000" w:rsidRDefault="00000000" w:rsidRPr="00000000" w14:paraId="00000131">
      <w:pPr>
        <w:numPr>
          <w:ilvl w:val="0"/>
          <w:numId w:val="3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32">
      <w:pPr>
        <w:pStyle w:val="Heading4"/>
        <w:spacing w:after="280" w:before="280" w:line="240" w:lineRule="auto"/>
        <w:rPr/>
      </w:pPr>
      <w:bookmarkStart w:colFirst="0" w:colLast="0" w:name="_heading=h.x9yahdyvt3z1" w:id="16"/>
      <w:bookmarkEnd w:id="16"/>
      <w:sdt>
        <w:sdtPr>
          <w:id w:val="-1937132379"/>
          <w:tag w:val="goog_rdk_0"/>
        </w:sdtPr>
        <w:sdtContent>
          <w:commentRangeStart w:id="0"/>
        </w:sdtContent>
      </w:sdt>
      <w:r w:rsidDel="00000000" w:rsidR="00000000" w:rsidRPr="00000000">
        <w:rPr>
          <w:rtl w:val="0"/>
        </w:rPr>
        <w:t xml:space="preserve">country_code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3">
      <w:pPr>
        <w:numPr>
          <w:ilvl w:val="0"/>
          <w:numId w:val="4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ISO 3166-1 numeric country code</w:t>
      </w:r>
    </w:p>
    <w:p w:rsidR="00000000" w:rsidDel="00000000" w:rsidP="00000000" w:rsidRDefault="00000000" w:rsidRPr="00000000" w14:paraId="00000134">
      <w:pPr>
        <w:numPr>
          <w:ilvl w:val="0"/>
          <w:numId w:val="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35">
      <w:pPr>
        <w:numPr>
          <w:ilvl w:val="0"/>
          <w:numId w:val="4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032 (Argentina), 076 (Brazil), 484 (Mexico)</w:t>
      </w:r>
    </w:p>
    <w:p w:rsidR="00000000" w:rsidDel="00000000" w:rsidP="00000000" w:rsidRDefault="00000000" w:rsidRPr="00000000" w14:paraId="00000136">
      <w:pPr>
        <w:numPr>
          <w:ilvl w:val="0"/>
          <w:numId w:val="4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ISO 3166-1 S</w:t>
      </w:r>
      <w:sdt>
        <w:sdtPr>
          <w:id w:val="356300338"/>
          <w:tag w:val="goog_rdk_1"/>
        </w:sdtPr>
        <w:sdtContent>
          <w:commentRangeStart w:id="1"/>
        </w:sdtContent>
      </w:sdt>
      <w:sdt>
        <w:sdtPr>
          <w:id w:val="-252336975"/>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tandard</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7">
      <w:pPr>
        <w:pStyle w:val="Heading4"/>
        <w:spacing w:after="280" w:before="280" w:line="240" w:lineRule="auto"/>
        <w:rPr/>
      </w:pPr>
      <w:bookmarkStart w:colFirst="0" w:colLast="0" w:name="_heading=h.hbkzdu98g66d" w:id="17"/>
      <w:bookmarkEnd w:id="17"/>
      <w:r w:rsidDel="00000000" w:rsidR="00000000" w:rsidRPr="00000000">
        <w:rPr>
          <w:rtl w:val="0"/>
        </w:rPr>
        <w:t xml:space="preserve">state_name</w:t>
      </w:r>
    </w:p>
    <w:p w:rsidR="00000000" w:rsidDel="00000000" w:rsidP="00000000" w:rsidRDefault="00000000" w:rsidRPr="00000000" w14:paraId="00000138">
      <w:pPr>
        <w:numPr>
          <w:ilvl w:val="0"/>
          <w:numId w:val="5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Name of the subnational unit (province/state)</w:t>
      </w:r>
    </w:p>
    <w:p w:rsidR="00000000" w:rsidDel="00000000" w:rsidP="00000000" w:rsidRDefault="00000000" w:rsidRPr="00000000" w14:paraId="00000139">
      <w:pPr>
        <w:numPr>
          <w:ilvl w:val="0"/>
          <w:numId w:val="5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3A">
      <w:pPr>
        <w:numPr>
          <w:ilvl w:val="0"/>
          <w:numId w:val="5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See Appendix A for a complete list of subnational units by country</w:t>
      </w:r>
    </w:p>
    <w:p w:rsidR="00000000" w:rsidDel="00000000" w:rsidP="00000000" w:rsidRDefault="00000000" w:rsidRPr="00000000" w14:paraId="0000013B">
      <w:pPr>
        <w:numPr>
          <w:ilvl w:val="0"/>
          <w:numId w:val="5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Official administrative records</w:t>
      </w:r>
    </w:p>
    <w:p w:rsidR="00000000" w:rsidDel="00000000" w:rsidP="00000000" w:rsidRDefault="00000000" w:rsidRPr="00000000" w14:paraId="0000013C">
      <w:pPr>
        <w:pStyle w:val="Heading4"/>
        <w:spacing w:after="280" w:before="280" w:line="240" w:lineRule="auto"/>
        <w:rPr/>
      </w:pPr>
      <w:bookmarkStart w:colFirst="0" w:colLast="0" w:name="_heading=h.41weqsxlwf0o" w:id="18"/>
      <w:bookmarkEnd w:id="18"/>
      <w:r w:rsidDel="00000000" w:rsidR="00000000" w:rsidRPr="00000000">
        <w:rPr>
          <w:rtl w:val="0"/>
        </w:rPr>
        <w:t xml:space="preserve">state_code</w:t>
      </w:r>
    </w:p>
    <w:p w:rsidR="00000000" w:rsidDel="00000000" w:rsidP="00000000" w:rsidRDefault="00000000" w:rsidRPr="00000000" w14:paraId="0000013D">
      <w:pPr>
        <w:numPr>
          <w:ilvl w:val="0"/>
          <w:numId w:val="6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Numeric code for subnational unit within country</w:t>
      </w:r>
    </w:p>
    <w:p w:rsidR="00000000" w:rsidDel="00000000" w:rsidP="00000000" w:rsidRDefault="00000000" w:rsidRPr="00000000" w14:paraId="0000013E">
      <w:pPr>
        <w:numPr>
          <w:ilvl w:val="0"/>
          <w:numId w:val="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3F">
      <w:pPr>
        <w:numPr>
          <w:ilvl w:val="0"/>
          <w:numId w:val="6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Follows official coding systems used by each country's electoral authorities. See Appendix B for a complete list of subnational codes</w:t>
      </w:r>
    </w:p>
    <w:p w:rsidR="00000000" w:rsidDel="00000000" w:rsidP="00000000" w:rsidRDefault="00000000" w:rsidRPr="00000000" w14:paraId="00000140">
      <w:pPr>
        <w:numPr>
          <w:ilvl w:val="0"/>
          <w:numId w:val="6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National electoral agencies</w:t>
      </w:r>
    </w:p>
    <w:p w:rsidR="00000000" w:rsidDel="00000000" w:rsidP="00000000" w:rsidRDefault="00000000" w:rsidRPr="00000000" w14:paraId="00000141">
      <w:pPr>
        <w:pStyle w:val="Heading4"/>
        <w:spacing w:after="280" w:before="280" w:line="240" w:lineRule="auto"/>
        <w:rPr/>
      </w:pPr>
      <w:bookmarkStart w:colFirst="0" w:colLast="0" w:name="_heading=h.ahv54cc0v55p" w:id="19"/>
      <w:bookmarkEnd w:id="19"/>
      <w:r w:rsidDel="00000000" w:rsidR="00000000" w:rsidRPr="00000000">
        <w:rPr>
          <w:rtl w:val="0"/>
        </w:rPr>
        <w:t xml:space="preserve">country_state_code</w:t>
      </w:r>
    </w:p>
    <w:p w:rsidR="00000000" w:rsidDel="00000000" w:rsidP="00000000" w:rsidRDefault="00000000" w:rsidRPr="00000000" w14:paraId="00000142">
      <w:pPr>
        <w:numPr>
          <w:ilvl w:val="0"/>
          <w:numId w:val="7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Combined country and state code (country_code + state_code)</w:t>
      </w:r>
    </w:p>
    <w:p w:rsidR="00000000" w:rsidDel="00000000" w:rsidP="00000000" w:rsidRDefault="00000000" w:rsidRPr="00000000" w14:paraId="00000143">
      <w:pPr>
        <w:numPr>
          <w:ilvl w:val="0"/>
          <w:numId w:val="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44">
      <w:pPr>
        <w:numPr>
          <w:ilvl w:val="0"/>
          <w:numId w:val="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5-digit numeric code</w:t>
      </w:r>
    </w:p>
    <w:p w:rsidR="00000000" w:rsidDel="00000000" w:rsidP="00000000" w:rsidRDefault="00000000" w:rsidRPr="00000000" w14:paraId="00000145">
      <w:pPr>
        <w:numPr>
          <w:ilvl w:val="0"/>
          <w:numId w:val="7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List of codes available in Appendix B</w:t>
      </w:r>
    </w:p>
    <w:p w:rsidR="00000000" w:rsidDel="00000000" w:rsidP="00000000" w:rsidRDefault="00000000" w:rsidRPr="00000000" w14:paraId="00000146">
      <w:pPr>
        <w:numPr>
          <w:ilvl w:val="0"/>
          <w:numId w:val="7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 based on official codes</w:t>
      </w:r>
    </w:p>
    <w:p w:rsidR="00000000" w:rsidDel="00000000" w:rsidP="00000000" w:rsidRDefault="00000000" w:rsidRPr="00000000" w14:paraId="00000147">
      <w:pPr>
        <w:pStyle w:val="Heading4"/>
        <w:spacing w:after="280" w:before="280" w:line="240" w:lineRule="auto"/>
        <w:rPr/>
      </w:pPr>
      <w:bookmarkStart w:colFirst="0" w:colLast="0" w:name="_heading=h.35sqdo15g4tx" w:id="20"/>
      <w:bookmarkEnd w:id="20"/>
      <w:r w:rsidDel="00000000" w:rsidR="00000000" w:rsidRPr="00000000">
        <w:rPr>
          <w:rtl w:val="0"/>
        </w:rPr>
        <w:t xml:space="preserve">region_name</w:t>
      </w:r>
    </w:p>
    <w:p w:rsidR="00000000" w:rsidDel="00000000" w:rsidP="00000000" w:rsidRDefault="00000000" w:rsidRPr="00000000" w14:paraId="00000148">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Geographic region within country</w:t>
      </w:r>
    </w:p>
    <w:p w:rsidR="00000000" w:rsidDel="00000000" w:rsidP="00000000" w:rsidRDefault="00000000" w:rsidRPr="00000000" w14:paraId="00000149">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4A">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Regional classifications follow established geographic divisions for each country</w:t>
      </w:r>
    </w:p>
    <w:p w:rsidR="00000000" w:rsidDel="00000000" w:rsidP="00000000" w:rsidRDefault="00000000" w:rsidRPr="00000000" w14:paraId="0000014B">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Official geographic classifications</w:t>
      </w:r>
    </w:p>
    <w:p w:rsidR="00000000" w:rsidDel="00000000" w:rsidP="00000000" w:rsidRDefault="00000000" w:rsidRPr="00000000" w14:paraId="0000014C">
      <w:pPr>
        <w:pStyle w:val="Heading4"/>
        <w:spacing w:after="280" w:before="280" w:line="240" w:lineRule="auto"/>
        <w:rPr/>
      </w:pPr>
      <w:bookmarkStart w:colFirst="0" w:colLast="0" w:name="_heading=h.fc9b07umht3b" w:id="21"/>
      <w:bookmarkEnd w:id="21"/>
      <w:r w:rsidDel="00000000" w:rsidR="00000000" w:rsidRPr="00000000">
        <w:rPr>
          <w:rtl w:val="0"/>
        </w:rPr>
        <w:t xml:space="preserve">year</w:t>
      </w:r>
    </w:p>
    <w:p w:rsidR="00000000" w:rsidDel="00000000" w:rsidP="00000000" w:rsidRDefault="00000000" w:rsidRPr="00000000" w14:paraId="0000014D">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Calendar year of observation</w:t>
      </w:r>
    </w:p>
    <w:p w:rsidR="00000000" w:rsidDel="00000000" w:rsidP="00000000" w:rsidRDefault="00000000" w:rsidRPr="00000000" w14:paraId="0000014E">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w:t>
      </w:r>
    </w:p>
    <w:p w:rsidR="00000000" w:rsidDel="00000000" w:rsidP="00000000" w:rsidRDefault="00000000" w:rsidRPr="00000000" w14:paraId="0000014F">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1983-2024 (varies by country)</w:t>
      </w:r>
    </w:p>
    <w:p w:rsidR="00000000" w:rsidDel="00000000" w:rsidP="00000000" w:rsidRDefault="00000000" w:rsidRPr="00000000" w14:paraId="00000150">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sz w:val="38"/>
          <w:szCs w:val="38"/>
        </w:rPr>
      </w:pPr>
      <w:bookmarkStart w:colFirst="0" w:colLast="0" w:name="_heading=h.29n185es0gpf" w:id="22"/>
      <w:bookmarkEnd w:id="22"/>
      <w:r w:rsidDel="00000000" w:rsidR="00000000" w:rsidRPr="00000000">
        <w:rPr>
          <w:sz w:val="38"/>
          <w:szCs w:val="38"/>
          <w:rtl w:val="0"/>
        </w:rPr>
        <w:t xml:space="preserve">Executive Branch Variables</w:t>
      </w:r>
    </w:p>
    <w:p w:rsidR="00000000" w:rsidDel="00000000" w:rsidP="00000000" w:rsidRDefault="00000000" w:rsidRPr="00000000" w14:paraId="00000153">
      <w:pPr>
        <w:pStyle w:val="Heading3"/>
        <w:rPr>
          <w:sz w:val="34"/>
          <w:szCs w:val="34"/>
        </w:rPr>
      </w:pPr>
      <w:bookmarkStart w:colFirst="0" w:colLast="0" w:name="_heading=h.h81ypznbz6wi" w:id="23"/>
      <w:bookmarkEnd w:id="23"/>
      <w:r w:rsidDel="00000000" w:rsidR="00000000" w:rsidRPr="00000000">
        <w:rPr>
          <w:sz w:val="34"/>
          <w:szCs w:val="34"/>
          <w:rtl w:val="0"/>
        </w:rPr>
        <w:t xml:space="preserve">National </w:t>
      </w:r>
      <w:r w:rsidDel="00000000" w:rsidR="00000000" w:rsidRPr="00000000">
        <w:rPr>
          <w:sz w:val="34"/>
          <w:szCs w:val="34"/>
          <w:rtl w:val="0"/>
        </w:rPr>
        <w:t xml:space="preserve">Executive</w:t>
      </w:r>
      <w:r w:rsidDel="00000000" w:rsidR="00000000" w:rsidRPr="00000000">
        <w:rPr>
          <w:rtl w:val="0"/>
        </w:rPr>
      </w:r>
    </w:p>
    <w:p w:rsidR="00000000" w:rsidDel="00000000" w:rsidP="00000000" w:rsidRDefault="00000000" w:rsidRPr="00000000" w14:paraId="00000154">
      <w:pPr>
        <w:pStyle w:val="Heading4"/>
        <w:rPr/>
      </w:pPr>
      <w:bookmarkStart w:colFirst="0" w:colLast="0" w:name="_heading=h.k0447hjxxvyh" w:id="24"/>
      <w:bookmarkEnd w:id="24"/>
      <w:r w:rsidDel="00000000" w:rsidR="00000000" w:rsidRPr="00000000">
        <w:rPr>
          <w:rtl w:val="0"/>
        </w:rPr>
        <w:t xml:space="preserve">name_head_nat_exe</w:t>
      </w:r>
    </w:p>
    <w:p w:rsidR="00000000" w:rsidDel="00000000" w:rsidP="00000000" w:rsidRDefault="00000000" w:rsidRPr="00000000" w14:paraId="00000155">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Name of the head of state (President)</w:t>
      </w:r>
    </w:p>
    <w:p w:rsidR="00000000" w:rsidDel="00000000" w:rsidP="00000000" w:rsidRDefault="00000000" w:rsidRPr="00000000" w14:paraId="00000156">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157">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World Statesmen (worldstatesmen.org) and V-Dem</w:t>
      </w:r>
    </w:p>
    <w:p w:rsidR="00000000" w:rsidDel="00000000" w:rsidP="00000000" w:rsidRDefault="00000000" w:rsidRPr="00000000" w14:paraId="00000158">
      <w:pPr>
        <w:pStyle w:val="Heading4"/>
        <w:spacing w:after="280" w:before="280" w:line="240" w:lineRule="auto"/>
        <w:rPr/>
      </w:pPr>
      <w:bookmarkStart w:colFirst="0" w:colLast="0" w:name="_heading=h.vmtda4qo6i7s" w:id="25"/>
      <w:bookmarkEnd w:id="25"/>
      <w:r w:rsidDel="00000000" w:rsidR="00000000" w:rsidRPr="00000000">
        <w:rPr>
          <w:rtl w:val="0"/>
        </w:rPr>
        <w:t xml:space="preserve">sex_head_nat_exe</w:t>
      </w:r>
    </w:p>
    <w:p w:rsidR="00000000" w:rsidDel="00000000" w:rsidP="00000000" w:rsidRDefault="00000000" w:rsidRPr="00000000" w14:paraId="00000159">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Gender of the head of state</w:t>
      </w:r>
    </w:p>
    <w:p w:rsidR="00000000" w:rsidDel="00000000" w:rsidP="00000000" w:rsidRDefault="00000000" w:rsidRPr="00000000" w14:paraId="0000015A">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5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Male</w:t>
      </w:r>
    </w:p>
    <w:p w:rsidR="00000000" w:rsidDel="00000000" w:rsidP="00000000" w:rsidRDefault="00000000" w:rsidRPr="00000000" w14:paraId="0000015D">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Female</w:t>
      </w:r>
    </w:p>
    <w:p w:rsidR="00000000" w:rsidDel="00000000" w:rsidP="00000000" w:rsidRDefault="00000000" w:rsidRPr="00000000" w14:paraId="0000015E">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5F">
      <w:pPr>
        <w:pStyle w:val="Heading4"/>
        <w:spacing w:after="280" w:before="280" w:line="240" w:lineRule="auto"/>
        <w:rPr/>
      </w:pPr>
      <w:bookmarkStart w:colFirst="0" w:colLast="0" w:name="_heading=h.5bfibph6mjri" w:id="26"/>
      <w:bookmarkEnd w:id="26"/>
      <w:r w:rsidDel="00000000" w:rsidR="00000000" w:rsidRPr="00000000">
        <w:rPr>
          <w:rtl w:val="0"/>
        </w:rPr>
        <w:t xml:space="preserve">start_date_head_nat_exe</w:t>
      </w:r>
    </w:p>
    <w:p w:rsidR="00000000" w:rsidDel="00000000" w:rsidP="00000000" w:rsidRDefault="00000000" w:rsidRPr="00000000" w14:paraId="00000160">
      <w:pPr>
        <w:numPr>
          <w:ilvl w:val="0"/>
          <w:numId w:val="1"/>
        </w:numPr>
        <w:spacing w:after="0" w:afterAutospacing="0" w:before="280"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Start date of the presidential term, in year-month-day format</w:t>
      </w:r>
    </w:p>
    <w:p w:rsidR="00000000" w:rsidDel="00000000" w:rsidP="00000000" w:rsidRDefault="00000000" w:rsidRPr="00000000" w14:paraId="00000161">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16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yyyy-mm-dd (ISO 8601 standard)</w:t>
      </w:r>
    </w:p>
    <w:p w:rsidR="00000000" w:rsidDel="00000000" w:rsidP="00000000" w:rsidRDefault="00000000" w:rsidRPr="00000000" w14:paraId="00000163">
      <w:pPr>
        <w:numPr>
          <w:ilvl w:val="0"/>
          <w:numId w:val="1"/>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V-Dem</w:t>
      </w:r>
    </w:p>
    <w:p w:rsidR="00000000" w:rsidDel="00000000" w:rsidP="00000000" w:rsidRDefault="00000000" w:rsidRPr="00000000" w14:paraId="00000164">
      <w:pPr>
        <w:pStyle w:val="Heading4"/>
        <w:spacing w:after="280" w:before="280" w:line="240" w:lineRule="auto"/>
        <w:rPr/>
      </w:pPr>
      <w:bookmarkStart w:colFirst="0" w:colLast="0" w:name="_heading=h.9ftqceifmi7c" w:id="27"/>
      <w:bookmarkEnd w:id="27"/>
      <w:r w:rsidDel="00000000" w:rsidR="00000000" w:rsidRPr="00000000">
        <w:rPr>
          <w:rtl w:val="0"/>
        </w:rPr>
        <w:t xml:space="preserve">end_date_head_nat_exe</w:t>
      </w:r>
    </w:p>
    <w:p w:rsidR="00000000" w:rsidDel="00000000" w:rsidP="00000000" w:rsidRDefault="00000000" w:rsidRPr="00000000" w14:paraId="00000165">
      <w:pPr>
        <w:numPr>
          <w:ilvl w:val="0"/>
          <w:numId w:val="1"/>
        </w:numPr>
        <w:spacing w:after="0" w:afterAutospacing="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End date of the presidential term, in year-month-day format</w:t>
      </w:r>
    </w:p>
    <w:p w:rsidR="00000000" w:rsidDel="00000000" w:rsidP="00000000" w:rsidRDefault="00000000" w:rsidRPr="00000000" w14:paraId="0000016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16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yyyy-mm-dd (ISO 8601 standard)</w:t>
      </w:r>
    </w:p>
    <w:p w:rsidR="00000000" w:rsidDel="00000000" w:rsidP="00000000" w:rsidRDefault="00000000" w:rsidRPr="00000000" w14:paraId="00000168">
      <w:pPr>
        <w:numPr>
          <w:ilvl w:val="0"/>
          <w:numId w:val="1"/>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V-Dem</w:t>
      </w:r>
      <w:r w:rsidDel="00000000" w:rsidR="00000000" w:rsidRPr="00000000">
        <w:rPr>
          <w:rtl w:val="0"/>
        </w:rPr>
      </w:r>
    </w:p>
    <w:p w:rsidR="00000000" w:rsidDel="00000000" w:rsidP="00000000" w:rsidRDefault="00000000" w:rsidRPr="00000000" w14:paraId="00000169">
      <w:pPr>
        <w:pStyle w:val="Heading4"/>
        <w:spacing w:after="280" w:before="280" w:line="240" w:lineRule="auto"/>
        <w:rPr>
          <w:color w:val="9900ff"/>
        </w:rPr>
      </w:pPr>
      <w:bookmarkStart w:colFirst="0" w:colLast="0" w:name="_heading=h.fxjtu66ao5mm" w:id="28"/>
      <w:bookmarkEnd w:id="28"/>
      <w:r w:rsidDel="00000000" w:rsidR="00000000" w:rsidRPr="00000000">
        <w:rPr>
          <w:color w:val="9900ff"/>
          <w:rtl w:val="0"/>
        </w:rPr>
        <w:t xml:space="preserve">term_length_in_years_nat_exe</w:t>
      </w:r>
      <w:r w:rsidDel="00000000" w:rsidR="00000000" w:rsidRPr="00000000">
        <w:rPr>
          <w:rtl w:val="0"/>
        </w:rPr>
      </w:r>
    </w:p>
    <w:p w:rsidR="00000000" w:rsidDel="00000000" w:rsidP="00000000" w:rsidRDefault="00000000" w:rsidRPr="00000000" w14:paraId="0000016A">
      <w:pPr>
        <w:numPr>
          <w:ilvl w:val="0"/>
          <w:numId w:val="6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Total duration of the president's current term in office</w:t>
      </w:r>
    </w:p>
    <w:p w:rsidR="00000000" w:rsidDel="00000000" w:rsidP="00000000" w:rsidRDefault="00000000" w:rsidRPr="00000000" w14:paraId="0000016B">
      <w:pPr>
        <w:numPr>
          <w:ilvl w:val="0"/>
          <w:numId w:val="68"/>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Numeric</w:t>
      </w:r>
      <w:r w:rsidDel="00000000" w:rsidR="00000000" w:rsidRPr="00000000">
        <w:rPr>
          <w:rtl w:val="0"/>
        </w:rPr>
      </w:r>
    </w:p>
    <w:p w:rsidR="00000000" w:rsidDel="00000000" w:rsidP="00000000" w:rsidRDefault="00000000" w:rsidRPr="00000000" w14:paraId="0000016C">
      <w:pPr>
        <w:numPr>
          <w:ilvl w:val="0"/>
          <w:numId w:val="68"/>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w:t>
      </w:r>
      <w:r w:rsidDel="00000000" w:rsidR="00000000" w:rsidRPr="00000000">
        <w:rPr>
          <w:rFonts w:ascii="Times New Roman" w:cs="Times New Roman" w:eastAsia="Times New Roman" w:hAnsi="Times New Roman"/>
          <w:sz w:val="24"/>
          <w:szCs w:val="24"/>
          <w:rtl w:val="0"/>
        </w:rPr>
        <w:t xml:space="preserve">Years (decimal values allowed)</w:t>
      </w:r>
      <w:r w:rsidDel="00000000" w:rsidR="00000000" w:rsidRPr="00000000">
        <w:rPr>
          <w:rtl w:val="0"/>
        </w:rPr>
      </w:r>
    </w:p>
    <w:p w:rsidR="00000000" w:rsidDel="00000000" w:rsidP="00000000" w:rsidRDefault="00000000" w:rsidRPr="00000000" w14:paraId="0000016D">
      <w:pPr>
        <w:numPr>
          <w:ilvl w:val="0"/>
          <w:numId w:val="6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Logic: </w:t>
      </w:r>
      <w:r w:rsidDel="00000000" w:rsidR="00000000" w:rsidRPr="00000000">
        <w:rPr>
          <w:rFonts w:ascii="Times New Roman" w:cs="Times New Roman" w:eastAsia="Times New Roman" w:hAnsi="Times New Roman"/>
          <w:sz w:val="24"/>
          <w:szCs w:val="24"/>
          <w:rtl w:val="0"/>
        </w:rPr>
        <w:t xml:space="preserve">Static value representing the complete length of the presidential term, repeated for each year of that term</w:t>
      </w:r>
    </w:p>
    <w:p w:rsidR="00000000" w:rsidDel="00000000" w:rsidP="00000000" w:rsidRDefault="00000000" w:rsidRPr="00000000" w14:paraId="0000016E">
      <w:pPr>
        <w:numPr>
          <w:ilvl w:val="0"/>
          <w:numId w:val="68"/>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For a 4-year presidential term, this variable shows "4" in each year of that presidency (years 1, 2, 3, and 4 all show "4")</w:t>
      </w:r>
      <w:r w:rsidDel="00000000" w:rsidR="00000000" w:rsidRPr="00000000">
        <w:rPr>
          <w:rtl w:val="0"/>
        </w:rPr>
      </w:r>
    </w:p>
    <w:p w:rsidR="00000000" w:rsidDel="00000000" w:rsidP="00000000" w:rsidRDefault="00000000" w:rsidRPr="00000000" w14:paraId="0000016F">
      <w:pPr>
        <w:numPr>
          <w:ilvl w:val="0"/>
          <w:numId w:val="68"/>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170">
      <w:pPr>
        <w:numPr>
          <w:ilvl w:val="1"/>
          <w:numId w:val="6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Brazil, Lula's first term (2003-2006): years_nat_gov = 4.0 for all years 2003, 2004, 2005, 2006</w:t>
      </w:r>
    </w:p>
    <w:p w:rsidR="00000000" w:rsidDel="00000000" w:rsidP="00000000" w:rsidRDefault="00000000" w:rsidRPr="00000000" w14:paraId="00000171">
      <w:pPr>
        <w:numPr>
          <w:ilvl w:val="1"/>
          <w:numId w:val="6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Mexico, AMLO's term (2018-2024): years_nat_gov = 6.0 for all years 2018, 2019, 2020, 2021, 2022, 2023, 2024</w:t>
      </w:r>
    </w:p>
    <w:p w:rsidR="00000000" w:rsidDel="00000000" w:rsidP="00000000" w:rsidRDefault="00000000" w:rsidRPr="00000000" w14:paraId="00000172">
      <w:pPr>
        <w:numPr>
          <w:ilvl w:val="0"/>
          <w:numId w:val="6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World Statesmen and V-Dem</w:t>
      </w:r>
    </w:p>
    <w:p w:rsidR="00000000" w:rsidDel="00000000" w:rsidP="00000000" w:rsidRDefault="00000000" w:rsidRPr="00000000" w14:paraId="00000173">
      <w:pPr>
        <w:pStyle w:val="Heading4"/>
        <w:spacing w:after="280" w:before="280" w:line="240" w:lineRule="auto"/>
        <w:rPr/>
      </w:pPr>
      <w:bookmarkStart w:colFirst="0" w:colLast="0" w:name="_heading=h.25du53lq85hg" w:id="29"/>
      <w:bookmarkEnd w:id="29"/>
      <w:r w:rsidDel="00000000" w:rsidR="00000000" w:rsidRPr="00000000">
        <w:rPr>
          <w:rtl w:val="0"/>
        </w:rPr>
        <w:t xml:space="preserve">reelec_nat_exe</w:t>
      </w:r>
    </w:p>
    <w:p w:rsidR="00000000" w:rsidDel="00000000" w:rsidP="00000000" w:rsidRDefault="00000000" w:rsidRPr="00000000" w14:paraId="00000174">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presidential reelection</w:t>
      </w:r>
    </w:p>
    <w:p w:rsidR="00000000" w:rsidDel="00000000" w:rsidP="00000000" w:rsidRDefault="00000000" w:rsidRPr="00000000" w14:paraId="00000175">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76">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7">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Head of government has been reelected</w:t>
      </w:r>
    </w:p>
    <w:p w:rsidR="00000000" w:rsidDel="00000000" w:rsidP="00000000" w:rsidRDefault="00000000" w:rsidRPr="00000000" w14:paraId="00000178">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179">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 with V-Dem information</w:t>
      </w:r>
    </w:p>
    <w:p w:rsidR="00000000" w:rsidDel="00000000" w:rsidP="00000000" w:rsidRDefault="00000000" w:rsidRPr="00000000" w14:paraId="0000017A">
      <w:pPr>
        <w:pStyle w:val="Heading4"/>
        <w:spacing w:after="280" w:before="280" w:line="240" w:lineRule="auto"/>
        <w:rPr/>
      </w:pPr>
      <w:bookmarkStart w:colFirst="0" w:colLast="0" w:name="_heading=h.xjqpd1thf1z6" w:id="30"/>
      <w:bookmarkEnd w:id="30"/>
      <w:r w:rsidDel="00000000" w:rsidR="00000000" w:rsidRPr="00000000">
        <w:rPr>
          <w:rtl w:val="0"/>
        </w:rPr>
        <w:t xml:space="preserve">early_exit_nat_exe</w:t>
      </w:r>
    </w:p>
    <w:p w:rsidR="00000000" w:rsidDel="00000000" w:rsidP="00000000" w:rsidRDefault="00000000" w:rsidRPr="00000000" w14:paraId="0000017B">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whether the president left office before completing their constitutional term</w:t>
      </w:r>
    </w:p>
    <w:p w:rsidR="00000000" w:rsidDel="00000000" w:rsidP="00000000" w:rsidRDefault="00000000" w:rsidRPr="00000000" w14:paraId="0000017C">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7D">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Early departure from office (due to resignation, death, impeachment, removal, or other causes)</w:t>
      </w:r>
    </w:p>
    <w:p w:rsidR="00000000" w:rsidDel="00000000" w:rsidP="00000000" w:rsidRDefault="00000000" w:rsidRPr="00000000" w14:paraId="0000017F">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Completed full constitutional term or still in office</w:t>
      </w:r>
    </w:p>
    <w:p w:rsidR="00000000" w:rsidDel="00000000" w:rsidP="00000000" w:rsidRDefault="00000000" w:rsidRPr="00000000" w14:paraId="00000180">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Includes all forms of premature departure regardless of cause.</w:t>
      </w:r>
    </w:p>
    <w:p w:rsidR="00000000" w:rsidDel="00000000" w:rsidP="00000000" w:rsidRDefault="00000000" w:rsidRPr="00000000" w14:paraId="00000181">
      <w:pPr>
        <w:numPr>
          <w:ilvl w:val="1"/>
          <w:numId w:val="7"/>
        </w:numPr>
        <w:spacing w:after="0" w:before="0" w:line="240" w:lineRule="auto"/>
        <w:ind w:left="1440" w:hanging="360"/>
        <w:rPr>
          <w:rFonts w:ascii="Times New Roman" w:cs="Times New Roman" w:eastAsia="Times New Roman" w:hAnsi="Times New Roman"/>
          <w:sz w:val="24"/>
          <w:szCs w:val="24"/>
        </w:rPr>
      </w:pPr>
      <w:sdt>
        <w:sdtPr>
          <w:id w:val="-1336097309"/>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Raúl Ricardo Alfonsin (Argentina) had an early exit on 1989, this was not added to the database.</w:t>
        <w:tab/>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82">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83">
      <w:pPr>
        <w:pStyle w:val="Heading4"/>
        <w:spacing w:after="280" w:before="280" w:line="240" w:lineRule="auto"/>
        <w:rPr/>
      </w:pPr>
      <w:bookmarkStart w:colFirst="0" w:colLast="0" w:name="_heading=h.tcgmojg3n2j" w:id="31"/>
      <w:bookmarkEnd w:id="31"/>
      <w:r w:rsidDel="00000000" w:rsidR="00000000" w:rsidRPr="00000000">
        <w:rPr>
          <w:rtl w:val="0"/>
        </w:rPr>
        <w:t xml:space="preserve">head_party_nat_exe</w:t>
      </w:r>
    </w:p>
    <w:p w:rsidR="00000000" w:rsidDel="00000000" w:rsidP="00000000" w:rsidRDefault="00000000" w:rsidRPr="00000000" w14:paraId="00000184">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Political party of the president</w:t>
      </w:r>
    </w:p>
    <w:p w:rsidR="00000000" w:rsidDel="00000000" w:rsidP="00000000" w:rsidRDefault="00000000" w:rsidRPr="00000000" w14:paraId="00000185">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186">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World Statesmen and V-Dem</w:t>
      </w:r>
    </w:p>
    <w:p w:rsidR="00000000" w:rsidDel="00000000" w:rsidP="00000000" w:rsidRDefault="00000000" w:rsidRPr="00000000" w14:paraId="00000187">
      <w:pPr>
        <w:pStyle w:val="Heading4"/>
        <w:spacing w:after="280" w:before="280" w:line="240" w:lineRule="auto"/>
        <w:rPr/>
      </w:pPr>
      <w:bookmarkStart w:colFirst="0" w:colLast="0" w:name="_heading=h.vb17lilhdrvt" w:id="32"/>
      <w:bookmarkEnd w:id="32"/>
      <w:r w:rsidDel="00000000" w:rsidR="00000000" w:rsidRPr="00000000">
        <w:rPr>
          <w:rtl w:val="0"/>
        </w:rPr>
        <w:t xml:space="preserve">ideo_party_nat_exe</w:t>
      </w:r>
    </w:p>
    <w:p w:rsidR="00000000" w:rsidDel="00000000" w:rsidP="00000000" w:rsidRDefault="00000000" w:rsidRPr="00000000" w14:paraId="00000188">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Ideological classification of the president's political party</w:t>
      </w:r>
    </w:p>
    <w:p w:rsidR="00000000" w:rsidDel="00000000" w:rsidP="00000000" w:rsidRDefault="00000000" w:rsidRPr="00000000" w14:paraId="0000018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Ordinal</w:t>
      </w:r>
    </w:p>
    <w:p w:rsidR="00000000" w:rsidDel="00000000" w:rsidP="00000000" w:rsidRDefault="00000000" w:rsidRPr="00000000" w14:paraId="0000018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Left</w:t>
      </w:r>
    </w:p>
    <w:p w:rsidR="00000000" w:rsidDel="00000000" w:rsidP="00000000" w:rsidRDefault="00000000" w:rsidRPr="00000000" w14:paraId="0000018C">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Center-left</w:t>
      </w:r>
    </w:p>
    <w:p w:rsidR="00000000" w:rsidDel="00000000" w:rsidP="00000000" w:rsidRDefault="00000000" w:rsidRPr="00000000" w14:paraId="0000018D">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Center-right</w:t>
      </w:r>
    </w:p>
    <w:p w:rsidR="00000000" w:rsidDel="00000000" w:rsidP="00000000" w:rsidRDefault="00000000" w:rsidRPr="00000000" w14:paraId="0000018E">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Right</w:t>
      </w:r>
    </w:p>
    <w:p w:rsidR="00000000" w:rsidDel="00000000" w:rsidP="00000000" w:rsidRDefault="00000000" w:rsidRPr="00000000" w14:paraId="0000018F">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 = Independent or no political affiliation</w:t>
      </w:r>
    </w:p>
    <w:p w:rsidR="00000000" w:rsidDel="00000000" w:rsidP="00000000" w:rsidRDefault="00000000" w:rsidRPr="00000000" w14:paraId="00000190">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Classification based on party platforms and programs, not implemented policies</w:t>
      </w:r>
    </w:p>
    <w:p w:rsidR="00000000" w:rsidDel="00000000" w:rsidP="00000000" w:rsidRDefault="00000000" w:rsidRPr="00000000" w14:paraId="00000191">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2">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Left (1):</w:t>
      </w:r>
      <w:r w:rsidDel="00000000" w:rsidR="00000000" w:rsidRPr="00000000">
        <w:rPr>
          <w:rFonts w:ascii="Times New Roman" w:cs="Times New Roman" w:eastAsia="Times New Roman" w:hAnsi="Times New Roman"/>
          <w:sz w:val="24"/>
          <w:szCs w:val="24"/>
          <w:rtl w:val="0"/>
        </w:rPr>
        <w:t xml:space="preserve"> Brazil's PT (Partido dos Trabalhadores) under Lula/Dilma 2003-2016</w:t>
      </w:r>
    </w:p>
    <w:p w:rsidR="00000000" w:rsidDel="00000000" w:rsidP="00000000" w:rsidRDefault="00000000" w:rsidRPr="00000000" w14:paraId="00000193">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Center-left (2):</w:t>
      </w:r>
      <w:r w:rsidDel="00000000" w:rsidR="00000000" w:rsidRPr="00000000">
        <w:rPr>
          <w:rFonts w:ascii="Times New Roman" w:cs="Times New Roman" w:eastAsia="Times New Roman" w:hAnsi="Times New Roman"/>
          <w:sz w:val="24"/>
          <w:szCs w:val="24"/>
          <w:rtl w:val="0"/>
        </w:rPr>
        <w:t xml:space="preserve"> Argentina's FREPASO or Brazil's PSB in coalition governments</w:t>
      </w:r>
    </w:p>
    <w:p w:rsidR="00000000" w:rsidDel="00000000" w:rsidP="00000000" w:rsidRDefault="00000000" w:rsidRPr="00000000" w14:paraId="00000194">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Center-right (3):</w:t>
      </w:r>
      <w:r w:rsidDel="00000000" w:rsidR="00000000" w:rsidRPr="00000000">
        <w:rPr>
          <w:rFonts w:ascii="Times New Roman" w:cs="Times New Roman" w:eastAsia="Times New Roman" w:hAnsi="Times New Roman"/>
          <w:sz w:val="24"/>
          <w:szCs w:val="24"/>
          <w:rtl w:val="0"/>
        </w:rPr>
        <w:t xml:space="preserve"> Argentina's UCR (Unión Cívica Radical) or Brazil's PSDB</w:t>
      </w:r>
    </w:p>
    <w:p w:rsidR="00000000" w:rsidDel="00000000" w:rsidP="00000000" w:rsidRDefault="00000000" w:rsidRPr="00000000" w14:paraId="00000195">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(4):</w:t>
      </w:r>
      <w:r w:rsidDel="00000000" w:rsidR="00000000" w:rsidRPr="00000000">
        <w:rPr>
          <w:rFonts w:ascii="Times New Roman" w:cs="Times New Roman" w:eastAsia="Times New Roman" w:hAnsi="Times New Roman"/>
          <w:sz w:val="24"/>
          <w:szCs w:val="24"/>
          <w:rtl w:val="0"/>
        </w:rPr>
        <w:t xml:space="preserve"> Mexico's PAN (Partido Acción Nacional) 2000-2012, Argentina's PRO under Macri</w:t>
      </w:r>
    </w:p>
    <w:p w:rsidR="00000000" w:rsidDel="00000000" w:rsidP="00000000" w:rsidRDefault="00000000" w:rsidRPr="00000000" w14:paraId="00000196">
      <w:pPr>
        <w:numPr>
          <w:ilvl w:val="1"/>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Independent [blank]:</w:t>
      </w:r>
      <w:r w:rsidDel="00000000" w:rsidR="00000000" w:rsidRPr="00000000">
        <w:rPr>
          <w:rFonts w:ascii="Times New Roman" w:cs="Times New Roman" w:eastAsia="Times New Roman" w:hAnsi="Times New Roman"/>
          <w:sz w:val="24"/>
          <w:szCs w:val="24"/>
          <w:rtl w:val="0"/>
        </w:rPr>
        <w:t xml:space="preserve"> Rare at presidential level in these countries</w:t>
      </w:r>
    </w:p>
    <w:p w:rsidR="00000000" w:rsidDel="00000000" w:rsidP="00000000" w:rsidRDefault="00000000" w:rsidRPr="00000000" w14:paraId="00000197">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Coppedge (1997), </w:t>
      </w:r>
      <w:sdt>
        <w:sdtPr>
          <w:id w:val="-2046931149"/>
          <w:tag w:val="goog_rdk_4"/>
        </w:sdtPr>
        <w:sdtContent>
          <w:commentRangeStart w:id="4"/>
        </w:sdtContent>
      </w:sdt>
      <w:sdt>
        <w:sdtPr>
          <w:id w:val="540242546"/>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Szajkowski</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(2005), Murillo et al. (2010), party websites</w:t>
      </w:r>
    </w:p>
    <w:p w:rsidR="00000000" w:rsidDel="00000000" w:rsidP="00000000" w:rsidRDefault="00000000" w:rsidRPr="00000000" w14:paraId="00000198">
      <w:pPr>
        <w:pStyle w:val="Heading4"/>
        <w:spacing w:after="280" w:before="280" w:line="240" w:lineRule="auto"/>
        <w:rPr>
          <w:color w:val="9900ff"/>
        </w:rPr>
      </w:pPr>
      <w:bookmarkStart w:colFirst="0" w:colLast="0" w:name="_heading=h.e1clg95112oa" w:id="33"/>
      <w:bookmarkEnd w:id="33"/>
      <w:r w:rsidDel="00000000" w:rsidR="00000000" w:rsidRPr="00000000">
        <w:rPr>
          <w:color w:val="9900ff"/>
          <w:rtl w:val="0"/>
        </w:rPr>
        <w:t xml:space="preserve">year_election_nat_exe</w:t>
      </w:r>
    </w:p>
    <w:p w:rsidR="00000000" w:rsidDel="00000000" w:rsidP="00000000" w:rsidRDefault="00000000" w:rsidRPr="00000000" w14:paraId="00000199">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whether national presidential elections were held during the year</w:t>
      </w:r>
    </w:p>
    <w:p w:rsidR="00000000" w:rsidDel="00000000" w:rsidP="00000000" w:rsidRDefault="00000000" w:rsidRPr="00000000" w14:paraId="0000019A">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9B">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numPr>
          <w:ilvl w:val="1"/>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Presidential election year</w:t>
      </w:r>
    </w:p>
    <w:p w:rsidR="00000000" w:rsidDel="00000000" w:rsidP="00000000" w:rsidRDefault="00000000" w:rsidRPr="00000000" w14:paraId="0000019D">
      <w:pPr>
        <w:numPr>
          <w:ilvl w:val="1"/>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19E">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 argentina.gob.ar/dine, ine.mx, </w:t>
      </w:r>
      <w:hyperlink r:id="rId11">
        <w:r w:rsidDel="00000000" w:rsidR="00000000" w:rsidRPr="00000000">
          <w:rPr>
            <w:rFonts w:ascii="Times New Roman" w:cs="Times New Roman" w:eastAsia="Times New Roman" w:hAnsi="Times New Roman"/>
            <w:color w:val="1155cc"/>
            <w:sz w:val="24"/>
            <w:szCs w:val="24"/>
            <w:u w:val="single"/>
            <w:rtl w:val="0"/>
          </w:rPr>
          <w:t xml:space="preserve">tse.jus.br</w:t>
        </w:r>
      </w:hyperlink>
      <w:r w:rsidDel="00000000" w:rsidR="00000000" w:rsidRPr="00000000">
        <w:rPr>
          <w:rtl w:val="0"/>
        </w:rPr>
      </w:r>
    </w:p>
    <w:p w:rsidR="00000000" w:rsidDel="00000000" w:rsidP="00000000" w:rsidRDefault="00000000" w:rsidRPr="00000000" w14:paraId="0000019F">
      <w:pPr>
        <w:pStyle w:val="Heading4"/>
        <w:rPr>
          <w:color w:val="9900ff"/>
        </w:rPr>
      </w:pPr>
      <w:bookmarkStart w:colFirst="0" w:colLast="0" w:name="_heading=h.7fzy3ohdi3c7" w:id="34"/>
      <w:bookmarkEnd w:id="34"/>
      <w:sdt>
        <w:sdtPr>
          <w:id w:val="-820306027"/>
          <w:tag w:val="goog_rdk_6"/>
        </w:sdtPr>
        <w:sdtContent>
          <w:commentRangeStart w:id="6"/>
        </w:sdtContent>
      </w:sdt>
      <w:r w:rsidDel="00000000" w:rsidR="00000000" w:rsidRPr="00000000">
        <w:rPr>
          <w:color w:val="9900ff"/>
          <w:rtl w:val="0"/>
        </w:rPr>
        <w:t xml:space="preserve">cumulative_years_in_power_nat_exe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0">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the total number of years the president has held executive office, including previous experience in subnational executive positions.</w:t>
      </w:r>
    </w:p>
    <w:p w:rsidR="00000000" w:rsidDel="00000000" w:rsidP="00000000" w:rsidRDefault="00000000" w:rsidRPr="00000000" w14:paraId="000001A1">
      <w:pPr>
        <w:numPr>
          <w:ilvl w:val="0"/>
          <w:numId w:val="1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1A2">
      <w:pPr>
        <w:numPr>
          <w:ilvl w:val="0"/>
          <w:numId w:val="1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Carlos Saúl Menem (Argentina) had accumulated 7 years in executive office by 1989, the year he assumed the presidency. He served as Governor of La Rioja from 1983 to 1989 (6 years). His 7th year corresponds to the beginning of his presidential term.</w:t>
      </w:r>
    </w:p>
    <w:p w:rsidR="00000000" w:rsidDel="00000000" w:rsidP="00000000" w:rsidRDefault="00000000" w:rsidRPr="00000000" w14:paraId="000001A3">
      <w:pPr>
        <w:numPr>
          <w:ilvl w:val="0"/>
          <w:numId w:val="1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A4">
      <w:pPr>
        <w:pStyle w:val="Heading3"/>
        <w:spacing w:after="280" w:before="280" w:line="240" w:lineRule="auto"/>
        <w:rPr/>
      </w:pPr>
      <w:bookmarkStart w:colFirst="0" w:colLast="0" w:name="_heading=h.6olvz28b8j02" w:id="35"/>
      <w:bookmarkEnd w:id="35"/>
      <w:r w:rsidDel="00000000" w:rsidR="00000000" w:rsidRPr="00000000">
        <w:rPr>
          <w:rtl w:val="0"/>
        </w:rPr>
        <w:t xml:space="preserve">Subnational </w:t>
      </w:r>
      <w:r w:rsidDel="00000000" w:rsidR="00000000" w:rsidRPr="00000000">
        <w:rPr>
          <w:rtl w:val="0"/>
        </w:rPr>
        <w:t xml:space="preserve">Executive</w:t>
      </w:r>
      <w:r w:rsidDel="00000000" w:rsidR="00000000" w:rsidRPr="00000000">
        <w:rPr>
          <w:rtl w:val="0"/>
        </w:rPr>
      </w:r>
    </w:p>
    <w:p w:rsidR="00000000" w:rsidDel="00000000" w:rsidP="00000000" w:rsidRDefault="00000000" w:rsidRPr="00000000" w14:paraId="000001A5">
      <w:pPr>
        <w:pStyle w:val="Heading4"/>
        <w:spacing w:after="280" w:before="280" w:line="240" w:lineRule="auto"/>
        <w:rPr/>
      </w:pPr>
      <w:bookmarkStart w:colFirst="0" w:colLast="0" w:name="_heading=h.1rupc5kw8xk0" w:id="36"/>
      <w:bookmarkEnd w:id="36"/>
      <w:r w:rsidDel="00000000" w:rsidR="00000000" w:rsidRPr="00000000">
        <w:rPr>
          <w:rtl w:val="0"/>
        </w:rPr>
        <w:t xml:space="preserve">name_head_sub_exe</w:t>
      </w:r>
    </w:p>
    <w:p w:rsidR="00000000" w:rsidDel="00000000" w:rsidP="00000000" w:rsidRDefault="00000000" w:rsidRPr="00000000" w14:paraId="000001A6">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Name of head of subnational state (Governor)</w:t>
      </w:r>
    </w:p>
    <w:p w:rsidR="00000000" w:rsidDel="00000000" w:rsidP="00000000" w:rsidRDefault="00000000" w:rsidRPr="00000000" w14:paraId="000001A7">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1A8">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For Argentina: Andy Tow's data verified by Tulia Falleti correspondence (04/21/2023). For other countries: subnational electoral information and state web portals</w:t>
      </w:r>
    </w:p>
    <w:p w:rsidR="00000000" w:rsidDel="00000000" w:rsidP="00000000" w:rsidRDefault="00000000" w:rsidRPr="00000000" w14:paraId="000001A9">
      <w:pPr>
        <w:pStyle w:val="Heading4"/>
        <w:spacing w:after="280" w:before="280" w:line="240" w:lineRule="auto"/>
        <w:rPr/>
      </w:pPr>
      <w:bookmarkStart w:colFirst="0" w:colLast="0" w:name="_heading=h.54p6493v3lpk" w:id="37"/>
      <w:bookmarkEnd w:id="37"/>
      <w:r w:rsidDel="00000000" w:rsidR="00000000" w:rsidRPr="00000000">
        <w:rPr>
          <w:rtl w:val="0"/>
        </w:rPr>
        <w:t xml:space="preserve">sex_head_sub_exe</w:t>
      </w:r>
    </w:p>
    <w:p w:rsidR="00000000" w:rsidDel="00000000" w:rsidP="00000000" w:rsidRDefault="00000000" w:rsidRPr="00000000" w14:paraId="000001AA">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Gender of the subnational head of government</w:t>
      </w:r>
    </w:p>
    <w:p w:rsidR="00000000" w:rsidDel="00000000" w:rsidP="00000000" w:rsidRDefault="00000000" w:rsidRPr="00000000" w14:paraId="000001AB">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AC">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Male</w:t>
      </w:r>
    </w:p>
    <w:p w:rsidR="00000000" w:rsidDel="00000000" w:rsidP="00000000" w:rsidRDefault="00000000" w:rsidRPr="00000000" w14:paraId="000001AE">
      <w:pPr>
        <w:numPr>
          <w:ilvl w:val="1"/>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Female</w:t>
      </w:r>
    </w:p>
    <w:p w:rsidR="00000000" w:rsidDel="00000000" w:rsidP="00000000" w:rsidRDefault="00000000" w:rsidRPr="00000000" w14:paraId="000001AF">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B0">
      <w:pPr>
        <w:pStyle w:val="Heading4"/>
        <w:spacing w:after="280" w:before="280" w:line="240" w:lineRule="auto"/>
        <w:rPr/>
      </w:pPr>
      <w:bookmarkStart w:colFirst="0" w:colLast="0" w:name="_heading=h.odfdp3f5x1i0" w:id="38"/>
      <w:bookmarkEnd w:id="38"/>
      <w:r w:rsidDel="00000000" w:rsidR="00000000" w:rsidRPr="00000000">
        <w:rPr>
          <w:rtl w:val="0"/>
        </w:rPr>
        <w:t xml:space="preserve">start_date_head_sub_exe</w:t>
      </w:r>
    </w:p>
    <w:p w:rsidR="00000000" w:rsidDel="00000000" w:rsidP="00000000" w:rsidRDefault="00000000" w:rsidRPr="00000000" w14:paraId="000001B1">
      <w:pPr>
        <w:numPr>
          <w:ilvl w:val="0"/>
          <w:numId w:val="1"/>
        </w:numPr>
        <w:spacing w:after="0" w:afterAutospacing="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Start date of the subnational government, in year-month-day format</w:t>
      </w:r>
      <w:r w:rsidDel="00000000" w:rsidR="00000000" w:rsidRPr="00000000">
        <w:rPr>
          <w:rtl w:val="0"/>
        </w:rPr>
      </w:r>
    </w:p>
    <w:p w:rsidR="00000000" w:rsidDel="00000000" w:rsidP="00000000" w:rsidRDefault="00000000" w:rsidRPr="00000000" w14:paraId="000001B2">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1B3">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yyyy-mm-dd (ISO 8601 standard)</w:t>
      </w:r>
    </w:p>
    <w:p w:rsidR="00000000" w:rsidDel="00000000" w:rsidP="00000000" w:rsidRDefault="00000000" w:rsidRPr="00000000" w14:paraId="000001B4">
      <w:pPr>
        <w:numPr>
          <w:ilvl w:val="0"/>
          <w:numId w:val="1"/>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V-Dem</w:t>
      </w:r>
    </w:p>
    <w:p w:rsidR="00000000" w:rsidDel="00000000" w:rsidP="00000000" w:rsidRDefault="00000000" w:rsidRPr="00000000" w14:paraId="000001B5">
      <w:pPr>
        <w:pStyle w:val="Heading4"/>
        <w:spacing w:after="280" w:before="280" w:line="240" w:lineRule="auto"/>
        <w:rPr/>
      </w:pPr>
      <w:bookmarkStart w:colFirst="0" w:colLast="0" w:name="_heading=h.mbhgx1lo5rv4" w:id="39"/>
      <w:bookmarkEnd w:id="39"/>
      <w:r w:rsidDel="00000000" w:rsidR="00000000" w:rsidRPr="00000000">
        <w:rPr>
          <w:rtl w:val="0"/>
        </w:rPr>
        <w:t xml:space="preserve">end_date_head_sub_exe</w:t>
      </w:r>
    </w:p>
    <w:p w:rsidR="00000000" w:rsidDel="00000000" w:rsidP="00000000" w:rsidRDefault="00000000" w:rsidRPr="00000000" w14:paraId="000001B6">
      <w:pPr>
        <w:numPr>
          <w:ilvl w:val="0"/>
          <w:numId w:val="1"/>
        </w:numPr>
        <w:spacing w:after="0" w:afterAutospacing="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End date of the subnational government, in year-month-day format</w:t>
      </w:r>
      <w:r w:rsidDel="00000000" w:rsidR="00000000" w:rsidRPr="00000000">
        <w:rPr>
          <w:rtl w:val="0"/>
        </w:rPr>
      </w:r>
    </w:p>
    <w:p w:rsidR="00000000" w:rsidDel="00000000" w:rsidP="00000000" w:rsidRDefault="00000000" w:rsidRPr="00000000" w14:paraId="000001B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1B8">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yyyy-mm-dd (ISO 8601 standard)</w:t>
      </w:r>
    </w:p>
    <w:p w:rsidR="00000000" w:rsidDel="00000000" w:rsidP="00000000" w:rsidRDefault="00000000" w:rsidRPr="00000000" w14:paraId="000001B9">
      <w:pPr>
        <w:numPr>
          <w:ilvl w:val="0"/>
          <w:numId w:val="1"/>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w:t>
      </w:r>
      <w:r w:rsidDel="00000000" w:rsidR="00000000" w:rsidRPr="00000000">
        <w:rPr>
          <w:rFonts w:ascii="Times New Roman" w:cs="Times New Roman" w:eastAsia="Times New Roman" w:hAnsi="Times New Roman"/>
          <w:sz w:val="24"/>
          <w:szCs w:val="24"/>
          <w:rtl w:val="0"/>
        </w:rPr>
        <w:t xml:space="preserve">V-Dem</w:t>
      </w:r>
      <w:r w:rsidDel="00000000" w:rsidR="00000000" w:rsidRPr="00000000">
        <w:rPr>
          <w:rtl w:val="0"/>
        </w:rPr>
      </w:r>
    </w:p>
    <w:p w:rsidR="00000000" w:rsidDel="00000000" w:rsidP="00000000" w:rsidRDefault="00000000" w:rsidRPr="00000000" w14:paraId="000001BA">
      <w:pPr>
        <w:pStyle w:val="Heading4"/>
        <w:spacing w:after="280" w:before="280" w:line="240" w:lineRule="auto"/>
        <w:rPr/>
      </w:pPr>
      <w:bookmarkStart w:colFirst="0" w:colLast="0" w:name="_heading=h.2apu14xxuy4f" w:id="40"/>
      <w:bookmarkEnd w:id="40"/>
      <w:r w:rsidDel="00000000" w:rsidR="00000000" w:rsidRPr="00000000">
        <w:rPr>
          <w:rtl w:val="0"/>
        </w:rPr>
        <w:t xml:space="preserve">term_length_in_</w:t>
      </w:r>
      <w:r w:rsidDel="00000000" w:rsidR="00000000" w:rsidRPr="00000000">
        <w:rPr>
          <w:rtl w:val="0"/>
        </w:rPr>
        <w:t xml:space="preserve">years_sub_exe</w:t>
      </w:r>
    </w:p>
    <w:p w:rsidR="00000000" w:rsidDel="00000000" w:rsidP="00000000" w:rsidRDefault="00000000" w:rsidRPr="00000000" w14:paraId="000001BB">
      <w:pPr>
        <w:numPr>
          <w:ilvl w:val="0"/>
          <w:numId w:val="69"/>
        </w:numPr>
        <w:spacing w:after="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Total duration of the governor's term in office</w:t>
      </w:r>
      <w:r w:rsidDel="00000000" w:rsidR="00000000" w:rsidRPr="00000000">
        <w:rPr>
          <w:rtl w:val="0"/>
        </w:rPr>
      </w:r>
    </w:p>
    <w:p w:rsidR="00000000" w:rsidDel="00000000" w:rsidP="00000000" w:rsidRDefault="00000000" w:rsidRPr="00000000" w14:paraId="000001BC">
      <w:pPr>
        <w:numPr>
          <w:ilvl w:val="0"/>
          <w:numId w:val="69"/>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Numeric </w:t>
      </w:r>
      <w:r w:rsidDel="00000000" w:rsidR="00000000" w:rsidRPr="00000000">
        <w:rPr>
          <w:rtl w:val="0"/>
        </w:rPr>
      </w:r>
    </w:p>
    <w:p w:rsidR="00000000" w:rsidDel="00000000" w:rsidP="00000000" w:rsidRDefault="00000000" w:rsidRPr="00000000" w14:paraId="000001BD">
      <w:pPr>
        <w:numPr>
          <w:ilvl w:val="0"/>
          <w:numId w:val="69"/>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w:t>
      </w:r>
      <w:r w:rsidDel="00000000" w:rsidR="00000000" w:rsidRPr="00000000">
        <w:rPr>
          <w:rFonts w:ascii="Times New Roman" w:cs="Times New Roman" w:eastAsia="Times New Roman" w:hAnsi="Times New Roman"/>
          <w:sz w:val="24"/>
          <w:szCs w:val="24"/>
          <w:rtl w:val="0"/>
        </w:rPr>
        <w:t xml:space="preserve">Years (decimal values allowed)</w:t>
      </w:r>
      <w:r w:rsidDel="00000000" w:rsidR="00000000" w:rsidRPr="00000000">
        <w:rPr>
          <w:rtl w:val="0"/>
        </w:rPr>
      </w:r>
    </w:p>
    <w:p w:rsidR="00000000" w:rsidDel="00000000" w:rsidP="00000000" w:rsidRDefault="00000000" w:rsidRPr="00000000" w14:paraId="000001BE">
      <w:pPr>
        <w:numPr>
          <w:ilvl w:val="0"/>
          <w:numId w:val="69"/>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Measurement Logic: </w:t>
      </w:r>
      <w:r w:rsidDel="00000000" w:rsidR="00000000" w:rsidRPr="00000000">
        <w:rPr>
          <w:rFonts w:ascii="Times New Roman" w:cs="Times New Roman" w:eastAsia="Times New Roman" w:hAnsi="Times New Roman"/>
          <w:sz w:val="24"/>
          <w:szCs w:val="24"/>
          <w:rtl w:val="0"/>
        </w:rPr>
        <w:t xml:space="preserve">Static value representing the complete length of the gubernatorial term, repeated for each year of that term</w:t>
      </w:r>
      <w:r w:rsidDel="00000000" w:rsidR="00000000" w:rsidRPr="00000000">
        <w:rPr>
          <w:rtl w:val="0"/>
        </w:rPr>
      </w:r>
    </w:p>
    <w:p w:rsidR="00000000" w:rsidDel="00000000" w:rsidP="00000000" w:rsidRDefault="00000000" w:rsidRPr="00000000" w14:paraId="000001BF">
      <w:pPr>
        <w:numPr>
          <w:ilvl w:val="0"/>
          <w:numId w:val="69"/>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For a 4-year gubernatorial term, this variable shows "4" in each year of that governorship (years 1, 2, 3, and 4 all show "4"). Value remains constant throughout the entire term.</w:t>
      </w:r>
      <w:r w:rsidDel="00000000" w:rsidR="00000000" w:rsidRPr="00000000">
        <w:rPr>
          <w:rtl w:val="0"/>
        </w:rPr>
      </w:r>
    </w:p>
    <w:p w:rsidR="00000000" w:rsidDel="00000000" w:rsidP="00000000" w:rsidRDefault="00000000" w:rsidRPr="00000000" w14:paraId="000001C0">
      <w:pPr>
        <w:numPr>
          <w:ilvl w:val="0"/>
          <w:numId w:val="69"/>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1C1">
      <w:pPr>
        <w:numPr>
          <w:ilvl w:val="1"/>
          <w:numId w:val="6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Buenos Aires, María Eugenia Vidal (2015-2019): years_sub_gov = 4.0 for all years 2015, 2016, 2017, 2018, 2019</w:t>
      </w:r>
    </w:p>
    <w:p w:rsidR="00000000" w:rsidDel="00000000" w:rsidP="00000000" w:rsidRDefault="00000000" w:rsidRPr="00000000" w14:paraId="000001C2">
      <w:pPr>
        <w:numPr>
          <w:ilvl w:val="1"/>
          <w:numId w:val="6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Paulo, João Doria (2019-2022, early departure): years_sub_gov = 3.0 for all years 2019, 2020, 2021, 2022 (reflecting actual time served)</w:t>
      </w:r>
    </w:p>
    <w:sdt>
      <w:sdtPr>
        <w:id w:val="244363401"/>
        <w:tag w:val="goog_rdk_9"/>
      </w:sdtPr>
      <w:sdtContent>
        <w:p w:rsidR="00000000" w:rsidDel="00000000" w:rsidP="00000000" w:rsidRDefault="00000000" w:rsidRPr="00000000" w14:paraId="000001C3">
          <w:pPr>
            <w:numPr>
              <w:ilvl w:val="0"/>
              <w:numId w:val="69"/>
            </w:numPr>
            <w:spacing w:after="0" w:before="0" w:line="240" w:lineRule="auto"/>
            <w:ind w:left="720" w:hanging="360"/>
            <w:rPr>
              <w:del w:author="Guadalupe Andrea Gonzalez" w:id="0" w:date="2025-07-25T23:47:02Z"/>
              <w:rFonts w:ascii="Times New Roman" w:cs="Times New Roman" w:eastAsia="Times New Roman" w:hAnsi="Times New Roman"/>
              <w:b w:val="1"/>
              <w:sz w:val="24"/>
              <w:szCs w:val="24"/>
              <w:highlight w:val="yellow"/>
            </w:rPr>
          </w:pPr>
          <w:sdt>
            <w:sdtPr>
              <w:id w:val="1726213406"/>
              <w:tag w:val="goog_rdk_8"/>
            </w:sdtPr>
            <w:sdtContent>
              <w:del w:author="Guadalupe Andrea Gonzalez" w:id="0" w:date="2025-07-25T23:47:02Z">
                <w:r w:rsidDel="00000000" w:rsidR="00000000" w:rsidRPr="00000000">
                  <w:rPr>
                    <w:rFonts w:ascii="Times New Roman" w:cs="Times New Roman" w:eastAsia="Times New Roman" w:hAnsi="Times New Roman"/>
                    <w:b w:val="1"/>
                    <w:sz w:val="24"/>
                    <w:szCs w:val="24"/>
                    <w:highlight w:val="yellow"/>
                    <w:rtl w:val="0"/>
                  </w:rPr>
                  <w:delText xml:space="preserve">Measurement Rules: </w:delText>
                </w:r>
              </w:del>
            </w:sdtContent>
          </w:sdt>
        </w:p>
      </w:sdtContent>
    </w:sdt>
    <w:sdt>
      <w:sdtPr>
        <w:id w:val="-1685755951"/>
        <w:tag w:val="goog_rdk_13"/>
      </w:sdtPr>
      <w:sdtContent>
        <w:p w:rsidR="00000000" w:rsidDel="00000000" w:rsidP="00000000" w:rsidRDefault="00000000" w:rsidRPr="00000000" w14:paraId="000001C4">
          <w:pPr>
            <w:numPr>
              <w:ilvl w:val="1"/>
              <w:numId w:val="69"/>
            </w:numPr>
            <w:spacing w:after="0" w:before="0" w:line="240" w:lineRule="auto"/>
            <w:ind w:left="1440" w:hanging="360"/>
            <w:rPr>
              <w:del w:author="Guadalupe Andrea Gonzalez" w:id="0" w:date="2025-07-25T23:47:02Z"/>
              <w:rFonts w:ascii="Times New Roman" w:cs="Times New Roman" w:eastAsia="Times New Roman" w:hAnsi="Times New Roman"/>
              <w:sz w:val="24"/>
              <w:szCs w:val="24"/>
              <w:highlight w:val="yellow"/>
            </w:rPr>
          </w:pPr>
          <w:sdt>
            <w:sdtPr>
              <w:id w:val="526347543"/>
              <w:tag w:val="goog_rdk_10"/>
            </w:sdtPr>
            <w:sdtContent>
              <w:del w:author="Guadalupe Andrea Gonzalez" w:id="0" w:date="2025-07-25T23:47:02Z">
                <w:r w:rsidDel="00000000" w:rsidR="00000000" w:rsidRPr="00000000">
                  <w:rPr>
                    <w:rFonts w:ascii="Times New Roman" w:cs="Times New Roman" w:eastAsia="Times New Roman" w:hAnsi="Times New Roman"/>
                    <w:sz w:val="24"/>
                    <w:szCs w:val="24"/>
                    <w:highlight w:val="yellow"/>
                    <w:rtl w:val="0"/>
                  </w:rPr>
                  <w:delText xml:space="preserve">Regular terms: Total </w:delText>
                </w:r>
              </w:del>
              <w:sdt>
                <w:sdtPr>
                  <w:id w:val="2089667605"/>
                  <w:tag w:val="goog_rdk_11"/>
                </w:sdtPr>
                <w:sdtContent>
                  <w:commentRangeStart w:id="7"/>
                </w:sdtContent>
              </w:sdt>
              <w:del w:author="Guadalupe Andrea Gonzalez" w:id="0" w:date="2025-07-25T23:47:02Z">
                <w:sdt>
                  <w:sdtPr>
                    <w:id w:val="-446480188"/>
                    <w:tag w:val="goog_rdk_12"/>
                  </w:sdtPr>
                  <w:sdtContent>
                    <w:commentRangeStart w:id="8"/>
                  </w:sdtContent>
                </w:sdt>
                <w:r w:rsidDel="00000000" w:rsidR="00000000" w:rsidRPr="00000000">
                  <w:rPr>
                    <w:rFonts w:ascii="Times New Roman" w:cs="Times New Roman" w:eastAsia="Times New Roman" w:hAnsi="Times New Roman"/>
                    <w:sz w:val="24"/>
                    <w:szCs w:val="24"/>
                    <w:highlight w:val="yellow"/>
                    <w:rtl w:val="0"/>
                  </w:rPr>
                  <w:delText xml:space="preserve">constitutional</w:delText>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highlight w:val="yellow"/>
                    <w:rtl w:val="0"/>
                  </w:rPr>
                  <w:delText xml:space="preserve"> term length</w:delText>
                </w:r>
              </w:del>
            </w:sdtContent>
          </w:sdt>
        </w:p>
      </w:sdtContent>
    </w:sdt>
    <w:sdt>
      <w:sdtPr>
        <w:id w:val="-1826618372"/>
        <w:tag w:val="goog_rdk_15"/>
      </w:sdtPr>
      <w:sdtContent>
        <w:p w:rsidR="00000000" w:rsidDel="00000000" w:rsidP="00000000" w:rsidRDefault="00000000" w:rsidRPr="00000000" w14:paraId="000001C5">
          <w:pPr>
            <w:numPr>
              <w:ilvl w:val="1"/>
              <w:numId w:val="69"/>
            </w:numPr>
            <w:spacing w:after="0" w:before="0" w:line="240" w:lineRule="auto"/>
            <w:ind w:left="1440" w:hanging="360"/>
            <w:rPr>
              <w:del w:author="Guadalupe Andrea Gonzalez" w:id="0" w:date="2025-07-25T23:47:02Z"/>
              <w:rFonts w:ascii="Times New Roman" w:cs="Times New Roman" w:eastAsia="Times New Roman" w:hAnsi="Times New Roman"/>
              <w:sz w:val="24"/>
              <w:szCs w:val="24"/>
              <w:highlight w:val="yellow"/>
            </w:rPr>
          </w:pPr>
          <w:sdt>
            <w:sdtPr>
              <w:id w:val="-2073941743"/>
              <w:tag w:val="goog_rdk_14"/>
            </w:sdtPr>
            <w:sdtContent>
              <w:del w:author="Guadalupe Andrea Gonzalez" w:id="0" w:date="2025-07-25T23:47:02Z">
                <w:r w:rsidDel="00000000" w:rsidR="00000000" w:rsidRPr="00000000">
                  <w:rPr>
                    <w:rFonts w:ascii="Times New Roman" w:cs="Times New Roman" w:eastAsia="Times New Roman" w:hAnsi="Times New Roman"/>
                    <w:sz w:val="24"/>
                    <w:szCs w:val="24"/>
                    <w:highlight w:val="yellow"/>
                    <w:rtl w:val="0"/>
                  </w:rPr>
                  <w:delText xml:space="preserve">Early exits: Actual time served until exit</w:delText>
                </w:r>
              </w:del>
            </w:sdtContent>
          </w:sdt>
        </w:p>
      </w:sdtContent>
    </w:sdt>
    <w:sdt>
      <w:sdtPr>
        <w:id w:val="-366301061"/>
        <w:tag w:val="goog_rdk_17"/>
      </w:sdtPr>
      <w:sdtContent>
        <w:p w:rsidR="00000000" w:rsidDel="00000000" w:rsidP="00000000" w:rsidRDefault="00000000" w:rsidRPr="00000000" w14:paraId="000001C6">
          <w:pPr>
            <w:numPr>
              <w:ilvl w:val="0"/>
              <w:numId w:val="69"/>
            </w:numPr>
            <w:spacing w:after="0" w:before="0" w:line="240" w:lineRule="auto"/>
            <w:ind w:left="720" w:hanging="360"/>
            <w:rPr>
              <w:rFonts w:ascii="Times New Roman" w:cs="Times New Roman" w:eastAsia="Times New Roman" w:hAnsi="Times New Roman"/>
              <w:b w:val="1"/>
              <w:sz w:val="24"/>
              <w:szCs w:val="24"/>
              <w:highlight w:val="yellow"/>
              <w:rPrChange w:author="Guadalupe Andrea Gonzalez" w:id="1" w:date="2025-07-25T23:47:02Z">
                <w:rPr>
                  <w:rFonts w:ascii="Times New Roman" w:cs="Times New Roman" w:eastAsia="Times New Roman" w:hAnsi="Times New Roman"/>
                  <w:sz w:val="24"/>
                  <w:szCs w:val="24"/>
                  <w:highlight w:val="yellow"/>
                </w:rPr>
              </w:rPrChange>
            </w:rPr>
            <w:pPrChange w:author="Guadalupe Andrea Gonzalez" w:id="0" w:date="2025-07-25T23:47:02Z">
              <w:pPr>
                <w:numPr>
                  <w:ilvl w:val="1"/>
                  <w:numId w:val="69"/>
                </w:numPr>
                <w:spacing w:after="0" w:before="0" w:line="240" w:lineRule="auto"/>
                <w:ind w:left="1440" w:hanging="360"/>
              </w:pPr>
            </w:pPrChange>
          </w:pPr>
          <w:sdt>
            <w:sdtPr>
              <w:id w:val="234081206"/>
              <w:tag w:val="goog_rdk_16"/>
            </w:sdtPr>
            <w:sdtContent>
              <w:del w:author="Guadalupe Andrea Gonzalez" w:id="0" w:date="2025-07-25T23:47:02Z">
                <w:r w:rsidDel="00000000" w:rsidR="00000000" w:rsidRPr="00000000">
                  <w:rPr>
                    <w:rFonts w:ascii="Times New Roman" w:cs="Times New Roman" w:eastAsia="Times New Roman" w:hAnsi="Times New Roman"/>
                    <w:sz w:val="24"/>
                    <w:szCs w:val="24"/>
                    <w:highlight w:val="yellow"/>
                    <w:rtl w:val="0"/>
                  </w:rPr>
                  <w:delText xml:space="preserve">Successions: Time from assumption to end of term</w:delText>
                </w:r>
              </w:del>
            </w:sdtContent>
          </w:sdt>
          <w:r w:rsidDel="00000000" w:rsidR="00000000" w:rsidRPr="00000000">
            <w:rPr>
              <w:rtl w:val="0"/>
            </w:rPr>
          </w:r>
        </w:p>
      </w:sdtContent>
    </w:sdt>
    <w:p w:rsidR="00000000" w:rsidDel="00000000" w:rsidP="00000000" w:rsidRDefault="00000000" w:rsidRPr="00000000" w14:paraId="000001C7">
      <w:pPr>
        <w:numPr>
          <w:ilvl w:val="0"/>
          <w:numId w:val="69"/>
        </w:numPr>
        <w:spacing w:after="280" w:before="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Source: </w:t>
      </w:r>
      <w:r w:rsidDel="00000000" w:rsidR="00000000" w:rsidRPr="00000000">
        <w:rPr>
          <w:rFonts w:ascii="Times New Roman" w:cs="Times New Roman" w:eastAsia="Times New Roman" w:hAnsi="Times New Roman"/>
          <w:sz w:val="24"/>
          <w:szCs w:val="24"/>
          <w:highlight w:val="yellow"/>
          <w:rtl w:val="0"/>
        </w:rPr>
        <w:t xml:space="preserve">Own coding based on official electoral data</w:t>
      </w:r>
    </w:p>
    <w:p w:rsidR="00000000" w:rsidDel="00000000" w:rsidP="00000000" w:rsidRDefault="00000000" w:rsidRPr="00000000" w14:paraId="000001C8">
      <w:pPr>
        <w:pStyle w:val="Heading4"/>
        <w:rPr/>
      </w:pPr>
      <w:bookmarkStart w:colFirst="0" w:colLast="0" w:name="_heading=h.ocsbuk4vts7j" w:id="41"/>
      <w:bookmarkEnd w:id="41"/>
      <w:r w:rsidDel="00000000" w:rsidR="00000000" w:rsidRPr="00000000">
        <w:rPr>
          <w:rtl w:val="0"/>
        </w:rPr>
        <w:t xml:space="preserve">change_head_sub_exe</w:t>
      </w:r>
    </w:p>
    <w:p w:rsidR="00000000" w:rsidDel="00000000" w:rsidP="00000000" w:rsidRDefault="00000000" w:rsidRPr="00000000" w14:paraId="000001C9">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Change in subnational head of government</w:t>
      </w:r>
    </w:p>
    <w:p w:rsidR="00000000" w:rsidDel="00000000" w:rsidP="00000000" w:rsidRDefault="00000000" w:rsidRPr="00000000" w14:paraId="000001CA">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CB">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numPr>
          <w:ilvl w:val="1"/>
          <w:numId w:val="1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Year when change occurred</w:t>
      </w:r>
    </w:p>
    <w:p w:rsidR="00000000" w:rsidDel="00000000" w:rsidP="00000000" w:rsidRDefault="00000000" w:rsidRPr="00000000" w14:paraId="000001CD">
      <w:pPr>
        <w:numPr>
          <w:ilvl w:val="1"/>
          <w:numId w:val="1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1CE">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Refers to any type of change, including succession due to early exit/federal intervention/death/etc.</w:t>
      </w:r>
    </w:p>
    <w:p w:rsidR="00000000" w:rsidDel="00000000" w:rsidP="00000000" w:rsidRDefault="00000000" w:rsidRPr="00000000" w14:paraId="000001CF">
      <w:pPr>
        <w:numPr>
          <w:ilvl w:val="0"/>
          <w:numId w:val="14"/>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D0">
      <w:pPr>
        <w:pStyle w:val="Heading4"/>
        <w:rPr/>
      </w:pPr>
      <w:bookmarkStart w:colFirst="0" w:colLast="0" w:name="_heading=h.fl5dyphfjjam" w:id="42"/>
      <w:bookmarkEnd w:id="42"/>
      <w:r w:rsidDel="00000000" w:rsidR="00000000" w:rsidRPr="00000000">
        <w:rPr>
          <w:rtl w:val="0"/>
        </w:rPr>
        <w:t xml:space="preserve">cumulative_changes_head_sub_exe</w:t>
      </w:r>
    </w:p>
    <w:p w:rsidR="00000000" w:rsidDel="00000000" w:rsidP="00000000" w:rsidRDefault="00000000" w:rsidRPr="00000000" w14:paraId="000001D1">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Cumulative count of gubernatorial changes since start of data series</w:t>
      </w:r>
    </w:p>
    <w:p w:rsidR="00000000" w:rsidDel="00000000" w:rsidP="00000000" w:rsidRDefault="00000000" w:rsidRPr="00000000" w14:paraId="000001D2">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1D3">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0 to n (where n = total changes observed)</w:t>
      </w:r>
    </w:p>
    <w:p w:rsidR="00000000" w:rsidDel="00000000" w:rsidP="00000000" w:rsidRDefault="00000000" w:rsidRPr="00000000" w14:paraId="000001D4">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Increments of  1, each time a new governor comes to power, including interim or new appointment (due to early exit)</w:t>
      </w:r>
    </w:p>
    <w:p w:rsidR="00000000" w:rsidDel="00000000" w:rsidP="00000000" w:rsidRDefault="00000000" w:rsidRPr="00000000" w14:paraId="000001D5">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w:t>
      </w:r>
      <w:r w:rsidDel="00000000" w:rsidR="00000000" w:rsidRPr="00000000">
        <w:rPr>
          <w:rFonts w:ascii="Times New Roman" w:cs="Times New Roman" w:eastAsia="Times New Roman" w:hAnsi="Times New Roman"/>
          <w:sz w:val="24"/>
          <w:szCs w:val="24"/>
          <w:rtl w:val="0"/>
        </w:rPr>
        <w:t xml:space="preserve"> Cumulative count from first year of data coverage for each state</w:t>
      </w:r>
    </w:p>
    <w:p w:rsidR="00000000" w:rsidDel="00000000" w:rsidP="00000000" w:rsidRDefault="00000000" w:rsidRPr="00000000" w14:paraId="000001D6">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numPr>
          <w:ilvl w:val="1"/>
          <w:numId w:val="15"/>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Buenos Aires Province, 1983-2023: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8">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1983: Felipe Solá becomes governor (cumulative_changes_head_sub = 1)</w:t>
      </w:r>
    </w:p>
    <w:p w:rsidR="00000000" w:rsidDel="00000000" w:rsidP="00000000" w:rsidRDefault="00000000" w:rsidRPr="00000000" w14:paraId="000001D9">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1987: Antonio Cafiero takes office (cumulative_changes_head_sub = 2)</w:t>
      </w:r>
    </w:p>
    <w:p w:rsidR="00000000" w:rsidDel="00000000" w:rsidP="00000000" w:rsidRDefault="00000000" w:rsidRPr="00000000" w14:paraId="000001DA">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1991: Eduardo Duhalde elected (cumulative_changes_head_sub = 3)</w:t>
      </w:r>
    </w:p>
    <w:p w:rsidR="00000000" w:rsidDel="00000000" w:rsidP="00000000" w:rsidRDefault="00000000" w:rsidRPr="00000000" w14:paraId="000001DB">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1999: Carlos Ruckauf takes office (cumulative_changes_head_sub = 4)</w:t>
      </w:r>
    </w:p>
    <w:p w:rsidR="00000000" w:rsidDel="00000000" w:rsidP="00000000" w:rsidRDefault="00000000" w:rsidRPr="00000000" w14:paraId="000001DC">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 Felipe Solá returns to office (cumulative_changes_head_sub = 5)</w:t>
      </w:r>
    </w:p>
    <w:p w:rsidR="00000000" w:rsidDel="00000000" w:rsidP="00000000" w:rsidRDefault="00000000" w:rsidRPr="00000000" w14:paraId="000001DD">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 Daniel Scioli elected (cumulative_changes_head_sub = 6)</w:t>
      </w:r>
    </w:p>
    <w:p w:rsidR="00000000" w:rsidDel="00000000" w:rsidP="00000000" w:rsidRDefault="00000000" w:rsidRPr="00000000" w14:paraId="000001DE">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 María Eugenia Vidal takes office (cumulative_changes_head_sub = 7)</w:t>
      </w:r>
    </w:p>
    <w:p w:rsidR="00000000" w:rsidDel="00000000" w:rsidP="00000000" w:rsidRDefault="00000000" w:rsidRPr="00000000" w14:paraId="000001DF">
      <w:pPr>
        <w:numPr>
          <w:ilvl w:val="2"/>
          <w:numId w:val="15"/>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Axel Kicillof elected (cumulative_changes_head_sub = 8)</w:t>
      </w:r>
    </w:p>
    <w:p w:rsidR="00000000" w:rsidDel="00000000" w:rsidP="00000000" w:rsidRDefault="00000000" w:rsidRPr="00000000" w14:paraId="000001E0">
      <w:pPr>
        <w:numPr>
          <w:ilvl w:val="0"/>
          <w:numId w:val="15"/>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E1">
      <w:pPr>
        <w:pStyle w:val="Heading4"/>
        <w:rPr/>
      </w:pPr>
      <w:bookmarkStart w:colFirst="0" w:colLast="0" w:name="_heading=h.4vr02f8czrmd" w:id="43"/>
      <w:bookmarkEnd w:id="43"/>
      <w:r w:rsidDel="00000000" w:rsidR="00000000" w:rsidRPr="00000000">
        <w:rPr>
          <w:rtl w:val="0"/>
        </w:rPr>
        <w:t xml:space="preserve">early_exit_sub_exe</w:t>
      </w:r>
    </w:p>
    <w:p w:rsidR="00000000" w:rsidDel="00000000" w:rsidP="00000000" w:rsidRDefault="00000000" w:rsidRPr="00000000" w14:paraId="000001E2">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early exit from subnational executive office</w:t>
      </w:r>
    </w:p>
    <w:p w:rsidR="00000000" w:rsidDel="00000000" w:rsidP="00000000" w:rsidRDefault="00000000" w:rsidRPr="00000000" w14:paraId="000001E3">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E4">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Early exit (resignation, death, impeachment, etc.)</w:t>
      </w:r>
    </w:p>
    <w:p w:rsidR="00000000" w:rsidDel="00000000" w:rsidP="00000000" w:rsidRDefault="00000000" w:rsidRPr="00000000" w14:paraId="000001E6">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1E7">
      <w:pPr>
        <w:numPr>
          <w:ilvl w:val="0"/>
          <w:numId w:val="1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E8">
      <w:pPr>
        <w:pStyle w:val="Heading4"/>
        <w:rPr/>
      </w:pPr>
      <w:bookmarkStart w:colFirst="0" w:colLast="0" w:name="_heading=h.fsmm7291269y" w:id="44"/>
      <w:bookmarkEnd w:id="44"/>
      <w:r w:rsidDel="00000000" w:rsidR="00000000" w:rsidRPr="00000000">
        <w:rPr>
          <w:rtl w:val="0"/>
        </w:rPr>
        <w:t xml:space="preserve">reelec_sub_exe</w:t>
      </w:r>
    </w:p>
    <w:p w:rsidR="00000000" w:rsidDel="00000000" w:rsidP="00000000" w:rsidRDefault="00000000" w:rsidRPr="00000000" w14:paraId="000001E9">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Governor reelection</w:t>
      </w:r>
    </w:p>
    <w:p w:rsidR="00000000" w:rsidDel="00000000" w:rsidP="00000000" w:rsidRDefault="00000000" w:rsidRPr="00000000" w14:paraId="000001EA">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1EB">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numPr>
          <w:ilvl w:val="1"/>
          <w:numId w:val="1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Governor was reelected (won election for consecutive term)</w:t>
      </w:r>
    </w:p>
    <w:p w:rsidR="00000000" w:rsidDel="00000000" w:rsidP="00000000" w:rsidRDefault="00000000" w:rsidRPr="00000000" w14:paraId="000001ED">
      <w:pPr>
        <w:numPr>
          <w:ilvl w:val="1"/>
          <w:numId w:val="1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Governor was not reelected (first term, term-limited, or defeated)</w:t>
      </w:r>
    </w:p>
    <w:p w:rsidR="00000000" w:rsidDel="00000000" w:rsidP="00000000" w:rsidRDefault="00000000" w:rsidRPr="00000000" w14:paraId="000001EE">
      <w:pPr>
        <w:numPr>
          <w:ilvl w:val="1"/>
          <w:numId w:val="1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 = Not applicable (e.g., Mexico where gubernatorial reelection is prohibited)</w:t>
      </w:r>
    </w:p>
    <w:p w:rsidR="00000000" w:rsidDel="00000000" w:rsidP="00000000" w:rsidRDefault="00000000" w:rsidRPr="00000000" w14:paraId="000001EF">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Only codes direct reelection to consecutive terms, not returns to office after intervals</w:t>
      </w:r>
    </w:p>
    <w:p w:rsidR="00000000" w:rsidDel="00000000" w:rsidP="00000000" w:rsidRDefault="00000000" w:rsidRPr="00000000" w14:paraId="000001F0">
      <w:pPr>
        <w:numPr>
          <w:ilvl w:val="0"/>
          <w:numId w:val="1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1F1">
      <w:pPr>
        <w:pStyle w:val="Heading4"/>
        <w:spacing w:after="280" w:before="280" w:line="240" w:lineRule="auto"/>
        <w:rPr/>
      </w:pPr>
      <w:bookmarkStart w:colFirst="0" w:colLast="0" w:name="_heading=h.ig0x4jibgnt6" w:id="45"/>
      <w:bookmarkEnd w:id="45"/>
      <w:r w:rsidDel="00000000" w:rsidR="00000000" w:rsidRPr="00000000">
        <w:rPr>
          <w:rtl w:val="0"/>
        </w:rPr>
        <w:t xml:space="preserve">years_contin_sub_exe</w:t>
      </w:r>
    </w:p>
    <w:p w:rsidR="00000000" w:rsidDel="00000000" w:rsidP="00000000" w:rsidRDefault="00000000" w:rsidRPr="00000000" w14:paraId="000001F2">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number of years that governor has served across all terms in office</w:t>
      </w:r>
    </w:p>
    <w:p w:rsidR="00000000" w:rsidDel="00000000" w:rsidP="00000000" w:rsidRDefault="00000000" w:rsidRPr="00000000" w14:paraId="000001F3">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w:t>
      </w:r>
    </w:p>
    <w:p w:rsidR="00000000" w:rsidDel="00000000" w:rsidP="00000000" w:rsidRDefault="00000000" w:rsidRPr="00000000" w14:paraId="000001F4">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w:t>
      </w:r>
      <w:r w:rsidDel="00000000" w:rsidR="00000000" w:rsidRPr="00000000">
        <w:rPr>
          <w:rFonts w:ascii="Times New Roman" w:cs="Times New Roman" w:eastAsia="Times New Roman" w:hAnsi="Times New Roman"/>
          <w:sz w:val="24"/>
          <w:szCs w:val="24"/>
          <w:rtl w:val="0"/>
        </w:rPr>
        <w:t xml:space="preserve"> Years (decimal values allowed)</w:t>
      </w:r>
    </w:p>
    <w:p w:rsidR="00000000" w:rsidDel="00000000" w:rsidP="00000000" w:rsidRDefault="00000000" w:rsidRPr="00000000" w14:paraId="000001F5">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Logic: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numPr>
          <w:ilvl w:val="1"/>
          <w:numId w:val="1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term governors:</w:t>
      </w:r>
      <w:r w:rsidDel="00000000" w:rsidR="00000000" w:rsidRPr="00000000">
        <w:rPr>
          <w:rFonts w:ascii="Times New Roman" w:cs="Times New Roman" w:eastAsia="Times New Roman" w:hAnsi="Times New Roman"/>
          <w:sz w:val="24"/>
          <w:szCs w:val="24"/>
          <w:rtl w:val="0"/>
        </w:rPr>
        <w:t xml:space="preserve"> Same value as years_sub_gov</w:t>
      </w:r>
    </w:p>
    <w:p w:rsidR="00000000" w:rsidDel="00000000" w:rsidP="00000000" w:rsidRDefault="00000000" w:rsidRPr="00000000" w14:paraId="000001F7">
      <w:pPr>
        <w:numPr>
          <w:ilvl w:val="1"/>
          <w:numId w:val="1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Multi-term governors:</w:t>
      </w:r>
      <w:r w:rsidDel="00000000" w:rsidR="00000000" w:rsidRPr="00000000">
        <w:rPr>
          <w:rFonts w:ascii="Times New Roman" w:cs="Times New Roman" w:eastAsia="Times New Roman" w:hAnsi="Times New Roman"/>
          <w:sz w:val="24"/>
          <w:szCs w:val="24"/>
          <w:rtl w:val="0"/>
        </w:rPr>
        <w:t xml:space="preserve"> Cumulative years across all terms served by the same individual</w:t>
      </w:r>
    </w:p>
    <w:p w:rsidR="00000000" w:rsidDel="00000000" w:rsidP="00000000" w:rsidRDefault="00000000" w:rsidRPr="00000000" w14:paraId="000001F8">
      <w:pPr>
        <w:numPr>
          <w:ilvl w:val="1"/>
          <w:numId w:val="1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Interrupted tenure:</w:t>
      </w:r>
      <w:r w:rsidDel="00000000" w:rsidR="00000000" w:rsidRPr="00000000">
        <w:rPr>
          <w:rFonts w:ascii="Times New Roman" w:cs="Times New Roman" w:eastAsia="Times New Roman" w:hAnsi="Times New Roman"/>
          <w:sz w:val="24"/>
          <w:szCs w:val="24"/>
          <w:rtl w:val="0"/>
        </w:rPr>
        <w:t xml:space="preserve"> Includes break across terms if same person returns to office</w:t>
      </w:r>
    </w:p>
    <w:p w:rsidR="00000000" w:rsidDel="00000000" w:rsidP="00000000" w:rsidRDefault="00000000" w:rsidRPr="00000000" w14:paraId="000001F9">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Tracks individual tenure regardless of party changes or electoral defeats followed by comebacks</w:t>
      </w:r>
    </w:p>
    <w:p w:rsidR="00000000" w:rsidDel="00000000" w:rsidP="00000000" w:rsidRDefault="00000000" w:rsidRPr="00000000" w14:paraId="000001FA">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numPr>
          <w:ilvl w:val="1"/>
          <w:numId w:val="1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São Paulo, Brazil - Geraldo Alckmin: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numPr>
          <w:ilvl w:val="2"/>
          <w:numId w:val="1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2001-2006: First term (years_sub_gov_contin = 5.0 in 2006)</w:t>
      </w:r>
    </w:p>
    <w:p w:rsidR="00000000" w:rsidDel="00000000" w:rsidP="00000000" w:rsidRDefault="00000000" w:rsidRPr="00000000" w14:paraId="000001FD">
      <w:pPr>
        <w:numPr>
          <w:ilvl w:val="2"/>
          <w:numId w:val="1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2007-2010: Second consecutive term (years_sub_gov_contin = 9.0 in 2010)</w:t>
      </w:r>
    </w:p>
    <w:p w:rsidR="00000000" w:rsidDel="00000000" w:rsidP="00000000" w:rsidRDefault="00000000" w:rsidRPr="00000000" w14:paraId="000001FE">
      <w:pPr>
        <w:numPr>
          <w:ilvl w:val="2"/>
          <w:numId w:val="1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2011-2018: Third consecutive term (years_sub_gov_contin = 17.0 in 2018)</w:t>
      </w:r>
    </w:p>
    <w:p w:rsidR="00000000" w:rsidDel="00000000" w:rsidP="00000000" w:rsidRDefault="00000000" w:rsidRPr="00000000" w14:paraId="000001FF">
      <w:pPr>
        <w:numPr>
          <w:ilvl w:val="1"/>
          <w:numId w:val="1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Comparison with hypothetical successor: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0">
      <w:pPr>
        <w:numPr>
          <w:ilvl w:val="2"/>
          <w:numId w:val="18"/>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 New governor takes office (years_sub_gov_contin = 1.0 in 2019)</w:t>
      </w:r>
    </w:p>
    <w:p w:rsidR="00000000" w:rsidDel="00000000" w:rsidP="00000000" w:rsidRDefault="00000000" w:rsidRPr="00000000" w14:paraId="00000201">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coding based on electoral agencies</w:t>
      </w:r>
    </w:p>
    <w:p w:rsidR="00000000" w:rsidDel="00000000" w:rsidP="00000000" w:rsidRDefault="00000000" w:rsidRPr="00000000" w14:paraId="00000202">
      <w:pPr>
        <w:pStyle w:val="Heading4"/>
        <w:spacing w:after="280" w:before="280" w:line="240" w:lineRule="auto"/>
        <w:rPr/>
      </w:pPr>
      <w:bookmarkStart w:colFirst="0" w:colLast="0" w:name="_heading=h.q51yd7egcrsr" w:id="46"/>
      <w:bookmarkEnd w:id="46"/>
      <w:r w:rsidDel="00000000" w:rsidR="00000000" w:rsidRPr="00000000">
        <w:rPr>
          <w:rtl w:val="0"/>
        </w:rPr>
        <w:t xml:space="preserve">head_party_sub_exe</w:t>
      </w:r>
    </w:p>
    <w:p w:rsidR="00000000" w:rsidDel="00000000" w:rsidP="00000000" w:rsidRDefault="00000000" w:rsidRPr="00000000" w14:paraId="00000203">
      <w:pPr>
        <w:numPr>
          <w:ilvl w:val="0"/>
          <w:numId w:val="1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Political party of subnational head of government</w:t>
      </w:r>
    </w:p>
    <w:p w:rsidR="00000000" w:rsidDel="00000000" w:rsidP="00000000" w:rsidRDefault="00000000" w:rsidRPr="00000000" w14:paraId="00000204">
      <w:pPr>
        <w:numPr>
          <w:ilvl w:val="0"/>
          <w:numId w:val="1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205">
      <w:pPr>
        <w:numPr>
          <w:ilvl w:val="0"/>
          <w:numId w:val="1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06">
      <w:pPr>
        <w:pStyle w:val="Heading4"/>
        <w:spacing w:after="280" w:before="280" w:line="240" w:lineRule="auto"/>
        <w:rPr/>
      </w:pPr>
      <w:bookmarkStart w:colFirst="0" w:colLast="0" w:name="_heading=h.lh7lxra8lbnh" w:id="47"/>
      <w:bookmarkEnd w:id="47"/>
      <w:r w:rsidDel="00000000" w:rsidR="00000000" w:rsidRPr="00000000">
        <w:rPr>
          <w:rtl w:val="0"/>
        </w:rPr>
        <w:t xml:space="preserve">years_party_contin_sub_exe</w:t>
      </w:r>
    </w:p>
    <w:p w:rsidR="00000000" w:rsidDel="00000000" w:rsidP="00000000" w:rsidRDefault="00000000" w:rsidRPr="00000000" w14:paraId="00000207">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number of years that governor has served across all terms in office as part of the party</w:t>
      </w:r>
    </w:p>
    <w:p w:rsidR="00000000" w:rsidDel="00000000" w:rsidP="00000000" w:rsidRDefault="00000000" w:rsidRPr="00000000" w14:paraId="00000208">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w:t>
      </w:r>
    </w:p>
    <w:p w:rsidR="00000000" w:rsidDel="00000000" w:rsidP="00000000" w:rsidRDefault="00000000" w:rsidRPr="00000000" w14:paraId="00000209">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w:t>
      </w:r>
      <w:r w:rsidDel="00000000" w:rsidR="00000000" w:rsidRPr="00000000">
        <w:rPr>
          <w:rFonts w:ascii="Times New Roman" w:cs="Times New Roman" w:eastAsia="Times New Roman" w:hAnsi="Times New Roman"/>
          <w:sz w:val="24"/>
          <w:szCs w:val="24"/>
          <w:rtl w:val="0"/>
        </w:rPr>
        <w:t xml:space="preserve"> Years (decimal values allowed)</w:t>
      </w:r>
    </w:p>
    <w:p w:rsidR="00000000" w:rsidDel="00000000" w:rsidP="00000000" w:rsidRDefault="00000000" w:rsidRPr="00000000" w14:paraId="0000020A">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Logic: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numPr>
          <w:ilvl w:val="1"/>
          <w:numId w:val="18"/>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term governors:</w:t>
      </w:r>
      <w:r w:rsidDel="00000000" w:rsidR="00000000" w:rsidRPr="00000000">
        <w:rPr>
          <w:rFonts w:ascii="Times New Roman" w:cs="Times New Roman" w:eastAsia="Times New Roman" w:hAnsi="Times New Roman"/>
          <w:sz w:val="24"/>
          <w:szCs w:val="24"/>
          <w:rtl w:val="0"/>
        </w:rPr>
        <w:t xml:space="preserve"> Same value as years_sub_gov</w:t>
      </w:r>
    </w:p>
    <w:p w:rsidR="00000000" w:rsidDel="00000000" w:rsidP="00000000" w:rsidRDefault="00000000" w:rsidRPr="00000000" w14:paraId="0000020C">
      <w:pPr>
        <w:numPr>
          <w:ilvl w:val="1"/>
          <w:numId w:val="18"/>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Multi-term governors:</w:t>
      </w:r>
      <w:r w:rsidDel="00000000" w:rsidR="00000000" w:rsidRPr="00000000">
        <w:rPr>
          <w:rFonts w:ascii="Times New Roman" w:cs="Times New Roman" w:eastAsia="Times New Roman" w:hAnsi="Times New Roman"/>
          <w:sz w:val="24"/>
          <w:szCs w:val="24"/>
          <w:rtl w:val="0"/>
        </w:rPr>
        <w:t xml:space="preserve"> Cumulative years across all terms served by the same individual</w:t>
      </w:r>
    </w:p>
    <w:p w:rsidR="00000000" w:rsidDel="00000000" w:rsidP="00000000" w:rsidRDefault="00000000" w:rsidRPr="00000000" w14:paraId="0000020D">
      <w:pPr>
        <w:numPr>
          <w:ilvl w:val="1"/>
          <w:numId w:val="18"/>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Interrupted tenure:</w:t>
      </w:r>
      <w:r w:rsidDel="00000000" w:rsidR="00000000" w:rsidRPr="00000000">
        <w:rPr>
          <w:rFonts w:ascii="Times New Roman" w:cs="Times New Roman" w:eastAsia="Times New Roman" w:hAnsi="Times New Roman"/>
          <w:sz w:val="24"/>
          <w:szCs w:val="24"/>
          <w:rtl w:val="0"/>
        </w:rPr>
        <w:t xml:space="preserve"> Includes break across terms if same person returns to office</w:t>
      </w:r>
    </w:p>
    <w:p w:rsidR="00000000" w:rsidDel="00000000" w:rsidP="00000000" w:rsidRDefault="00000000" w:rsidRPr="00000000" w14:paraId="0000020E">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Tracks individual tenure regardless of party changes or electoral defeats followed by comebacks</w:t>
      </w:r>
    </w:p>
    <w:p w:rsidR="00000000" w:rsidDel="00000000" w:rsidP="00000000" w:rsidRDefault="00000000" w:rsidRPr="00000000" w14:paraId="0000020F">
      <w:pPr>
        <w:numPr>
          <w:ilvl w:val="0"/>
          <w:numId w:val="18"/>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coding based on electoral agencies</w:t>
      </w:r>
    </w:p>
    <w:p w:rsidR="00000000" w:rsidDel="00000000" w:rsidP="00000000" w:rsidRDefault="00000000" w:rsidRPr="00000000" w14:paraId="00000210">
      <w:pPr>
        <w:pStyle w:val="Heading4"/>
        <w:spacing w:after="280" w:before="280" w:line="240" w:lineRule="auto"/>
        <w:rPr/>
      </w:pPr>
      <w:bookmarkStart w:colFirst="0" w:colLast="0" w:name="_heading=h.l2bnibhyfmxs" w:id="48"/>
      <w:bookmarkEnd w:id="48"/>
      <w:r w:rsidDel="00000000" w:rsidR="00000000" w:rsidRPr="00000000">
        <w:rPr>
          <w:rtl w:val="0"/>
        </w:rPr>
        <w:t xml:space="preserve">ideo_party_sub_exe</w:t>
      </w:r>
    </w:p>
    <w:p w:rsidR="00000000" w:rsidDel="00000000" w:rsidP="00000000" w:rsidRDefault="00000000" w:rsidRPr="00000000" w14:paraId="00000211">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Ideological classification of governor's political party</w:t>
      </w:r>
    </w:p>
    <w:p w:rsidR="00000000" w:rsidDel="00000000" w:rsidP="00000000" w:rsidRDefault="00000000" w:rsidRPr="00000000" w14:paraId="00000212">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Ordinal</w:t>
      </w:r>
    </w:p>
    <w:p w:rsidR="00000000" w:rsidDel="00000000" w:rsidP="00000000" w:rsidRDefault="00000000" w:rsidRPr="00000000" w14:paraId="00000213">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Left</w:t>
      </w:r>
    </w:p>
    <w:p w:rsidR="00000000" w:rsidDel="00000000" w:rsidP="00000000" w:rsidRDefault="00000000" w:rsidRPr="00000000" w14:paraId="00000215">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Center-left</w:t>
      </w:r>
    </w:p>
    <w:p w:rsidR="00000000" w:rsidDel="00000000" w:rsidP="00000000" w:rsidRDefault="00000000" w:rsidRPr="00000000" w14:paraId="00000216">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Center-right</w:t>
      </w:r>
    </w:p>
    <w:p w:rsidR="00000000" w:rsidDel="00000000" w:rsidP="00000000" w:rsidRDefault="00000000" w:rsidRPr="00000000" w14:paraId="00000217">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Right</w:t>
      </w:r>
    </w:p>
    <w:p w:rsidR="00000000" w:rsidDel="00000000" w:rsidP="00000000" w:rsidRDefault="00000000" w:rsidRPr="00000000" w14:paraId="00000218">
      <w:pPr>
        <w:numPr>
          <w:ilvl w:val="1"/>
          <w:numId w:val="2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 = Independent or no political affiliation</w:t>
      </w:r>
    </w:p>
    <w:p w:rsidR="00000000" w:rsidDel="00000000" w:rsidP="00000000" w:rsidRDefault="00000000" w:rsidRPr="00000000" w14:paraId="00000219">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Classification based on party platforms and programs</w:t>
      </w:r>
    </w:p>
    <w:p w:rsidR="00000000" w:rsidDel="00000000" w:rsidP="00000000" w:rsidRDefault="00000000" w:rsidRPr="00000000" w14:paraId="0000021A">
      <w:pPr>
        <w:numPr>
          <w:ilvl w:val="0"/>
          <w:numId w:val="2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Coppedge (1997), Szajkowski (2005), Murillo et al. (2010), party websites</w:t>
      </w:r>
    </w:p>
    <w:p w:rsidR="00000000" w:rsidDel="00000000" w:rsidP="00000000" w:rsidRDefault="00000000" w:rsidRPr="00000000" w14:paraId="0000021B">
      <w:pPr>
        <w:pStyle w:val="Heading4"/>
        <w:spacing w:after="280" w:before="280" w:line="240" w:lineRule="auto"/>
        <w:rPr/>
      </w:pPr>
      <w:bookmarkStart w:colFirst="0" w:colLast="0" w:name="_heading=h.rt90m1nze7ve" w:id="49"/>
      <w:bookmarkEnd w:id="49"/>
      <w:r w:rsidDel="00000000" w:rsidR="00000000" w:rsidRPr="00000000">
        <w:rPr>
          <w:rtl w:val="0"/>
        </w:rPr>
        <w:t xml:space="preserve">concurrent_with_nat_election_sub_exe</w:t>
      </w:r>
    </w:p>
    <w:p w:rsidR="00000000" w:rsidDel="00000000" w:rsidP="00000000" w:rsidRDefault="00000000" w:rsidRPr="00000000" w14:paraId="0000021C">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whether gubernatorial and presidential elections were held in the same calendar year</w:t>
      </w:r>
    </w:p>
    <w:p w:rsidR="00000000" w:rsidDel="00000000" w:rsidP="00000000" w:rsidRDefault="00000000" w:rsidRPr="00000000" w14:paraId="0000021D">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21E">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Concurrent election year (both gubernatorial and presidential elections held)</w:t>
      </w:r>
    </w:p>
    <w:p w:rsidR="00000000" w:rsidDel="00000000" w:rsidP="00000000" w:rsidRDefault="00000000" w:rsidRPr="00000000" w14:paraId="00000220">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Non-concurrent year (only one type of election or neither)</w:t>
      </w:r>
    </w:p>
    <w:p w:rsidR="00000000" w:rsidDel="00000000" w:rsidP="00000000" w:rsidRDefault="00000000" w:rsidRPr="00000000" w14:paraId="00000221">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w:t>
      </w:r>
      <w:r w:rsidDel="00000000" w:rsidR="00000000" w:rsidRPr="00000000">
        <w:rPr>
          <w:rFonts w:ascii="Times New Roman" w:cs="Times New Roman" w:eastAsia="Times New Roman" w:hAnsi="Times New Roman"/>
          <w:sz w:val="24"/>
          <w:szCs w:val="24"/>
          <w:rtl w:val="0"/>
        </w:rPr>
        <w:t xml:space="preserve"> Based on calendar year, not exact election dates</w:t>
      </w:r>
    </w:p>
    <w:p w:rsidR="00000000" w:rsidDel="00000000" w:rsidP="00000000" w:rsidRDefault="00000000" w:rsidRPr="00000000" w14:paraId="00000222">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Important for analyzing electoral coattail effects and vertical electoral coordination</w:t>
      </w:r>
    </w:p>
    <w:p w:rsidR="00000000" w:rsidDel="00000000" w:rsidP="00000000" w:rsidRDefault="00000000" w:rsidRPr="00000000" w14:paraId="00000223">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Concurrent (1):</w:t>
      </w:r>
      <w:r w:rsidDel="00000000" w:rsidR="00000000" w:rsidRPr="00000000">
        <w:rPr>
          <w:rFonts w:ascii="Times New Roman" w:cs="Times New Roman" w:eastAsia="Times New Roman" w:hAnsi="Times New Roman"/>
          <w:sz w:val="24"/>
          <w:szCs w:val="24"/>
          <w:rtl w:val="0"/>
        </w:rPr>
        <w:t xml:space="preserve"> Brazil, 2018 - All states elect governors in October alongside presidential election</w:t>
      </w:r>
    </w:p>
    <w:p w:rsidR="00000000" w:rsidDel="00000000" w:rsidP="00000000" w:rsidRDefault="00000000" w:rsidRPr="00000000" w14:paraId="00000225">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Concurrent (1):</w:t>
      </w:r>
      <w:r w:rsidDel="00000000" w:rsidR="00000000" w:rsidRPr="00000000">
        <w:rPr>
          <w:rFonts w:ascii="Times New Roman" w:cs="Times New Roman" w:eastAsia="Times New Roman" w:hAnsi="Times New Roman"/>
          <w:sz w:val="24"/>
          <w:szCs w:val="24"/>
          <w:rtl w:val="0"/>
        </w:rPr>
        <w:t xml:space="preserve"> Mexico, 2018 - 9 states (including CDMX, Jalisco, Morelos) hold gubernatorial elections same year as presidential</w:t>
      </w:r>
    </w:p>
    <w:p w:rsidR="00000000" w:rsidDel="00000000" w:rsidP="00000000" w:rsidRDefault="00000000" w:rsidRPr="00000000" w14:paraId="00000226">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Non-concurrent (0):</w:t>
      </w:r>
      <w:r w:rsidDel="00000000" w:rsidR="00000000" w:rsidRPr="00000000">
        <w:rPr>
          <w:rFonts w:ascii="Times New Roman" w:cs="Times New Roman" w:eastAsia="Times New Roman" w:hAnsi="Times New Roman"/>
          <w:sz w:val="24"/>
          <w:szCs w:val="24"/>
          <w:rtl w:val="0"/>
        </w:rPr>
        <w:t xml:space="preserve"> Argentina, 2017 - No presidential election, but several provinces (Buenos Aires, Córdoba, etc.) elect governors</w:t>
      </w:r>
    </w:p>
    <w:p w:rsidR="00000000" w:rsidDel="00000000" w:rsidP="00000000" w:rsidRDefault="00000000" w:rsidRPr="00000000" w14:paraId="00000227">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Non-concurrent (0):</w:t>
      </w:r>
      <w:r w:rsidDel="00000000" w:rsidR="00000000" w:rsidRPr="00000000">
        <w:rPr>
          <w:rFonts w:ascii="Times New Roman" w:cs="Times New Roman" w:eastAsia="Times New Roman" w:hAnsi="Times New Roman"/>
          <w:sz w:val="24"/>
          <w:szCs w:val="24"/>
          <w:rtl w:val="0"/>
        </w:rPr>
        <w:t xml:space="preserve"> Mexico, 2019 - No presidential election, but Baja California holds gubernatorial election</w:t>
      </w:r>
    </w:p>
    <w:p w:rsidR="00000000" w:rsidDel="00000000" w:rsidP="00000000" w:rsidRDefault="00000000" w:rsidRPr="00000000" w14:paraId="00000228">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Country patterns:</w:t>
      </w:r>
      <w:r w:rsidDel="00000000" w:rsidR="00000000" w:rsidRPr="00000000">
        <w:rPr>
          <w:rFonts w:ascii="Times New Roman" w:cs="Times New Roman" w:eastAsia="Times New Roman" w:hAnsi="Times New Roman"/>
          <w:sz w:val="24"/>
          <w:szCs w:val="24"/>
          <w:rtl w:val="0"/>
        </w:rPr>
        <w:t xml:space="preserve"> Brazil always concurrent (every 4 years), Argentina/Mexico mixed timing</w:t>
      </w:r>
    </w:p>
    <w:p w:rsidR="00000000" w:rsidDel="00000000" w:rsidP="00000000" w:rsidRDefault="00000000" w:rsidRPr="00000000" w14:paraId="00000229">
      <w:pPr>
        <w:numPr>
          <w:ilvl w:val="0"/>
          <w:numId w:val="1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coding based on electoral agencies</w:t>
      </w:r>
      <w:r w:rsidDel="00000000" w:rsidR="00000000" w:rsidRPr="00000000">
        <w:rPr>
          <w:rtl w:val="0"/>
        </w:rPr>
      </w:r>
    </w:p>
    <w:p w:rsidR="00000000" w:rsidDel="00000000" w:rsidP="00000000" w:rsidRDefault="00000000" w:rsidRPr="00000000" w14:paraId="0000022A">
      <w:pPr>
        <w:pStyle w:val="Heading4"/>
        <w:spacing w:after="280" w:before="280" w:line="240" w:lineRule="auto"/>
        <w:rPr/>
      </w:pPr>
      <w:bookmarkStart w:colFirst="0" w:colLast="0" w:name="_heading=h.o646s20dpa2" w:id="50"/>
      <w:bookmarkEnd w:id="50"/>
      <w:r w:rsidDel="00000000" w:rsidR="00000000" w:rsidRPr="00000000">
        <w:rPr>
          <w:rtl w:val="0"/>
        </w:rPr>
        <w:t xml:space="preserve">alignment_with_nat_executive</w:t>
      </w:r>
    </w:p>
    <w:p w:rsidR="00000000" w:rsidDel="00000000" w:rsidP="00000000" w:rsidRDefault="00000000" w:rsidRPr="00000000" w14:paraId="0000022B">
      <w:pPr>
        <w:numPr>
          <w:ilvl w:val="0"/>
          <w:numId w:val="6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political alignment between national president and subnational governor</w:t>
      </w:r>
    </w:p>
    <w:p w:rsidR="00000000" w:rsidDel="00000000" w:rsidP="00000000" w:rsidRDefault="00000000" w:rsidRPr="00000000" w14:paraId="0000022C">
      <w:pPr>
        <w:numPr>
          <w:ilvl w:val="0"/>
          <w:numId w:val="6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22D">
      <w:pPr>
        <w:numPr>
          <w:ilvl w:val="0"/>
          <w:numId w:val="6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E">
      <w:pPr>
        <w:numPr>
          <w:ilvl w:val="1"/>
          <w:numId w:val="6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Political alignment exists</w:t>
      </w:r>
    </w:p>
    <w:p w:rsidR="00000000" w:rsidDel="00000000" w:rsidP="00000000" w:rsidRDefault="00000000" w:rsidRPr="00000000" w14:paraId="0000022F">
      <w:pPr>
        <w:numPr>
          <w:ilvl w:val="1"/>
          <w:numId w:val="6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 political alignment</w:t>
      </w:r>
    </w:p>
    <w:p w:rsidR="00000000" w:rsidDel="00000000" w:rsidP="00000000" w:rsidRDefault="00000000" w:rsidRPr="00000000" w14:paraId="00000230">
      <w:pPr>
        <w:numPr>
          <w:ilvl w:val="0"/>
          <w:numId w:val="6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 Criteria:</w:t>
      </w:r>
      <w:r w:rsidDel="00000000" w:rsidR="00000000" w:rsidRPr="00000000">
        <w:rPr>
          <w:rFonts w:ascii="Times New Roman" w:cs="Times New Roman" w:eastAsia="Times New Roman" w:hAnsi="Times New Roman"/>
          <w:sz w:val="24"/>
          <w:szCs w:val="24"/>
          <w:rtl w:val="0"/>
        </w:rPr>
        <w:t xml:space="preserve"> Following Giraudy (2015) and Niedzwiecki (2018), coded as 1 if any of the following conditions are met: </w:t>
      </w:r>
    </w:p>
    <w:p w:rsidR="00000000" w:rsidDel="00000000" w:rsidP="00000000" w:rsidRDefault="00000000" w:rsidRPr="00000000" w14:paraId="00000231">
      <w:pPr>
        <w:numPr>
          <w:ilvl w:val="1"/>
          <w:numId w:val="62"/>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Same party membership:</w:t>
      </w:r>
      <w:r w:rsidDel="00000000" w:rsidR="00000000" w:rsidRPr="00000000">
        <w:rPr>
          <w:rFonts w:ascii="Times New Roman" w:cs="Times New Roman" w:eastAsia="Times New Roman" w:hAnsi="Times New Roman"/>
          <w:sz w:val="24"/>
          <w:szCs w:val="24"/>
          <w:rtl w:val="0"/>
        </w:rPr>
        <w:t xml:space="preserve"> President and governor belong to the same political party</w:t>
      </w:r>
    </w:p>
    <w:p w:rsidR="00000000" w:rsidDel="00000000" w:rsidP="00000000" w:rsidRDefault="00000000" w:rsidRPr="00000000" w14:paraId="00000232">
      <w:pPr>
        <w:numPr>
          <w:ilvl w:val="1"/>
          <w:numId w:val="6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Coalition partnership:</w:t>
      </w:r>
      <w:r w:rsidDel="00000000" w:rsidR="00000000" w:rsidRPr="00000000">
        <w:rPr>
          <w:rFonts w:ascii="Times New Roman" w:cs="Times New Roman" w:eastAsia="Times New Roman" w:hAnsi="Times New Roman"/>
          <w:sz w:val="24"/>
          <w:szCs w:val="24"/>
          <w:rtl w:val="0"/>
        </w:rPr>
        <w:t xml:space="preserve"> Governor's party is part of the president's legislative coalition at national level</w:t>
      </w:r>
    </w:p>
    <w:p w:rsidR="00000000" w:rsidDel="00000000" w:rsidP="00000000" w:rsidRDefault="00000000" w:rsidRPr="00000000" w14:paraId="00000233">
      <w:pPr>
        <w:numPr>
          <w:ilvl w:val="1"/>
          <w:numId w:val="6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Political cooperation:</w:t>
      </w:r>
      <w:r w:rsidDel="00000000" w:rsidR="00000000" w:rsidRPr="00000000">
        <w:rPr>
          <w:rFonts w:ascii="Times New Roman" w:cs="Times New Roman" w:eastAsia="Times New Roman" w:hAnsi="Times New Roman"/>
          <w:sz w:val="24"/>
          <w:szCs w:val="24"/>
          <w:rtl w:val="0"/>
        </w:rPr>
        <w:t xml:space="preserve"> Despite different party affiliations, observable political affinity and cooperative behavior exists between president and governor</w:t>
      </w:r>
    </w:p>
    <w:p w:rsidR="00000000" w:rsidDel="00000000" w:rsidP="00000000" w:rsidRDefault="00000000" w:rsidRPr="00000000" w14:paraId="00000234">
      <w:pPr>
        <w:numPr>
          <w:ilvl w:val="0"/>
          <w:numId w:val="62"/>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numPr>
          <w:ilvl w:val="1"/>
          <w:numId w:val="63"/>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Criterion 1 - São Paulo, 2003:</w:t>
      </w:r>
      <w:r w:rsidDel="00000000" w:rsidR="00000000" w:rsidRPr="00000000">
        <w:rPr>
          <w:rFonts w:ascii="Times New Roman" w:cs="Times New Roman" w:eastAsia="Times New Roman" w:hAnsi="Times New Roman"/>
          <w:sz w:val="24"/>
          <w:szCs w:val="24"/>
          <w:rtl w:val="0"/>
        </w:rPr>
        <w:t xml:space="preserve"> PT President Lula + PT Governor José Genoino = 1 (same party)</w:t>
      </w:r>
    </w:p>
    <w:p w:rsidR="00000000" w:rsidDel="00000000" w:rsidP="00000000" w:rsidRDefault="00000000" w:rsidRPr="00000000" w14:paraId="00000236">
      <w:pPr>
        <w:numPr>
          <w:ilvl w:val="1"/>
          <w:numId w:val="63"/>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Criterion 2 - Santa Fe, Argentina, 2008:</w:t>
      </w:r>
      <w:r w:rsidDel="00000000" w:rsidR="00000000" w:rsidRPr="00000000">
        <w:rPr>
          <w:rFonts w:ascii="Times New Roman" w:cs="Times New Roman" w:eastAsia="Times New Roman" w:hAnsi="Times New Roman"/>
          <w:sz w:val="24"/>
          <w:szCs w:val="24"/>
          <w:rtl w:val="0"/>
        </w:rPr>
        <w:t xml:space="preserve"> PJ President Cristina Kirchner + PS Governor Hermes Binner = 1 (PS supports national government coalition)</w:t>
      </w:r>
    </w:p>
    <w:p w:rsidR="00000000" w:rsidDel="00000000" w:rsidP="00000000" w:rsidRDefault="00000000" w:rsidRPr="00000000" w14:paraId="00000237">
      <w:pPr>
        <w:numPr>
          <w:ilvl w:val="1"/>
          <w:numId w:val="63"/>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Criterion 3 - Nuevo León, Mexico, 2001:</w:t>
      </w:r>
      <w:r w:rsidDel="00000000" w:rsidR="00000000" w:rsidRPr="00000000">
        <w:rPr>
          <w:rFonts w:ascii="Times New Roman" w:cs="Times New Roman" w:eastAsia="Times New Roman" w:hAnsi="Times New Roman"/>
          <w:sz w:val="24"/>
          <w:szCs w:val="24"/>
          <w:rtl w:val="0"/>
        </w:rPr>
        <w:t xml:space="preserve"> PAN President Fox + Independent Governor Natividad González = 1 (cooperation despite different affiliations)</w:t>
      </w:r>
    </w:p>
    <w:p w:rsidR="00000000" w:rsidDel="00000000" w:rsidP="00000000" w:rsidRDefault="00000000" w:rsidRPr="00000000" w14:paraId="00000238">
      <w:pPr>
        <w:numPr>
          <w:ilvl w:val="1"/>
          <w:numId w:val="63"/>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alignment - Córdoba, Argentina, 2017:</w:t>
      </w:r>
      <w:r w:rsidDel="00000000" w:rsidR="00000000" w:rsidRPr="00000000">
        <w:rPr>
          <w:rFonts w:ascii="Times New Roman" w:cs="Times New Roman" w:eastAsia="Times New Roman" w:hAnsi="Times New Roman"/>
          <w:sz w:val="24"/>
          <w:szCs w:val="24"/>
          <w:rtl w:val="0"/>
        </w:rPr>
        <w:t xml:space="preserve"> Cambiemos President Macri + PJ Governor Schiaretti = 0 (opposition parties, no cooperation)</w:t>
      </w:r>
    </w:p>
    <w:p w:rsidR="00000000" w:rsidDel="00000000" w:rsidP="00000000" w:rsidRDefault="00000000" w:rsidRPr="00000000" w14:paraId="00000239">
      <w:pPr>
        <w:numPr>
          <w:ilvl w:val="0"/>
          <w:numId w:val="6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Focuses on political cooperation rather than strict party membership</w:t>
      </w:r>
    </w:p>
    <w:p w:rsidR="00000000" w:rsidDel="00000000" w:rsidP="00000000" w:rsidRDefault="00000000" w:rsidRPr="00000000" w14:paraId="0000023A">
      <w:pPr>
        <w:numPr>
          <w:ilvl w:val="0"/>
          <w:numId w:val="63"/>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identification based on established methodology</w:t>
      </w: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spacing w:after="280" w:before="280" w:line="240" w:lineRule="auto"/>
        <w:rPr>
          <w:sz w:val="40"/>
          <w:szCs w:val="40"/>
        </w:rPr>
      </w:pPr>
      <w:bookmarkStart w:colFirst="0" w:colLast="0" w:name="_heading=h.3dbref4ushnw" w:id="51"/>
      <w:bookmarkEnd w:id="51"/>
      <w:r w:rsidDel="00000000" w:rsidR="00000000" w:rsidRPr="00000000">
        <w:rPr>
          <w:sz w:val="40"/>
          <w:szCs w:val="40"/>
          <w:rtl w:val="0"/>
        </w:rPr>
        <w:t xml:space="preserve">Electoral Variables</w:t>
      </w:r>
    </w:p>
    <w:p w:rsidR="00000000" w:rsidDel="00000000" w:rsidP="00000000" w:rsidRDefault="00000000" w:rsidRPr="00000000" w14:paraId="0000023D">
      <w:pPr>
        <w:pStyle w:val="Heading3"/>
        <w:spacing w:after="280" w:before="280" w:line="240" w:lineRule="auto"/>
        <w:rPr/>
      </w:pPr>
      <w:bookmarkStart w:colFirst="0" w:colLast="0" w:name="_heading=h.6gum9fibyy1m" w:id="52"/>
      <w:bookmarkEnd w:id="52"/>
      <w:r w:rsidDel="00000000" w:rsidR="00000000" w:rsidRPr="00000000">
        <w:rPr>
          <w:rtl w:val="0"/>
        </w:rPr>
        <w:t xml:space="preserve">Subnational </w:t>
      </w:r>
      <w:r w:rsidDel="00000000" w:rsidR="00000000" w:rsidRPr="00000000">
        <w:rPr>
          <w:rtl w:val="0"/>
        </w:rPr>
        <w:t xml:space="preserve">Executive</w:t>
      </w:r>
      <w:r w:rsidDel="00000000" w:rsidR="00000000" w:rsidRPr="00000000">
        <w:rPr>
          <w:rtl w:val="0"/>
        </w:rPr>
        <w:t xml:space="preserve"> </w:t>
      </w:r>
    </w:p>
    <w:p w:rsidR="00000000" w:rsidDel="00000000" w:rsidP="00000000" w:rsidRDefault="00000000" w:rsidRPr="00000000" w14:paraId="0000023E">
      <w:pPr>
        <w:pStyle w:val="Heading4"/>
        <w:spacing w:after="280" w:before="280" w:line="240" w:lineRule="auto"/>
        <w:rPr/>
      </w:pPr>
      <w:bookmarkStart w:colFirst="0" w:colLast="0" w:name="_heading=h.s0tlz7xprqie" w:id="53"/>
      <w:bookmarkEnd w:id="53"/>
      <w:r w:rsidDel="00000000" w:rsidR="00000000" w:rsidRPr="00000000">
        <w:rPr>
          <w:rtl w:val="0"/>
        </w:rPr>
        <w:t xml:space="preserve">winner_candidate_sub_exe</w:t>
      </w:r>
    </w:p>
    <w:p w:rsidR="00000000" w:rsidDel="00000000" w:rsidP="00000000" w:rsidRDefault="00000000" w:rsidRPr="00000000" w14:paraId="0000023F">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Name of the candidate who won and assumed office as governor</w:t>
      </w:r>
    </w:p>
    <w:p w:rsidR="00000000" w:rsidDel="00000000" w:rsidP="00000000" w:rsidRDefault="00000000" w:rsidRPr="00000000" w14:paraId="00000240">
      <w:pPr>
        <w:numPr>
          <w:ilvl w:val="0"/>
          <w:numId w:val="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241">
      <w:pPr>
        <w:numPr>
          <w:ilvl w:val="0"/>
          <w:numId w:val="2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For Argentina: Andy Tow's data verified by Tulia Falleti correspondence (04/21/2023). For other countries: subnational electoral information and state web portals</w:t>
      </w:r>
      <w:r w:rsidDel="00000000" w:rsidR="00000000" w:rsidRPr="00000000">
        <w:rPr>
          <w:rtl w:val="0"/>
        </w:rPr>
      </w:r>
    </w:p>
    <w:p w:rsidR="00000000" w:rsidDel="00000000" w:rsidP="00000000" w:rsidRDefault="00000000" w:rsidRPr="00000000" w14:paraId="00000242">
      <w:pPr>
        <w:pStyle w:val="Heading4"/>
        <w:spacing w:after="280" w:before="280" w:line="240" w:lineRule="auto"/>
        <w:rPr/>
      </w:pPr>
      <w:bookmarkStart w:colFirst="0" w:colLast="0" w:name="_heading=h.76ms9acrcxa" w:id="54"/>
      <w:bookmarkEnd w:id="54"/>
      <w:r w:rsidDel="00000000" w:rsidR="00000000" w:rsidRPr="00000000">
        <w:rPr>
          <w:rtl w:val="0"/>
        </w:rPr>
        <w:t xml:space="preserve">early_exit_sub_exe</w:t>
      </w:r>
    </w:p>
    <w:p w:rsidR="00000000" w:rsidDel="00000000" w:rsidP="00000000" w:rsidRDefault="00000000" w:rsidRPr="00000000" w14:paraId="00000243">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early exit from subnational executive office</w:t>
      </w:r>
    </w:p>
    <w:p w:rsidR="00000000" w:rsidDel="00000000" w:rsidP="00000000" w:rsidRDefault="00000000" w:rsidRPr="00000000" w14:paraId="00000244">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245">
      <w:pPr>
        <w:numPr>
          <w:ilvl w:val="0"/>
          <w:numId w:val="1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Early exit (resignation, death, impeachment, etc.)</w:t>
      </w:r>
    </w:p>
    <w:p w:rsidR="00000000" w:rsidDel="00000000" w:rsidP="00000000" w:rsidRDefault="00000000" w:rsidRPr="00000000" w14:paraId="00000247">
      <w:pPr>
        <w:numPr>
          <w:ilvl w:val="1"/>
          <w:numId w:val="1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248">
      <w:pPr>
        <w:numPr>
          <w:ilvl w:val="0"/>
          <w:numId w:val="1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249">
      <w:pPr>
        <w:pStyle w:val="Heading4"/>
        <w:spacing w:after="280" w:before="280" w:line="240" w:lineRule="auto"/>
        <w:rPr/>
      </w:pPr>
      <w:bookmarkStart w:colFirst="0" w:colLast="0" w:name="_heading=h.wht3z0ryncgc" w:id="55"/>
      <w:bookmarkEnd w:id="55"/>
      <w:r w:rsidDel="00000000" w:rsidR="00000000" w:rsidRPr="00000000">
        <w:rPr>
          <w:rtl w:val="0"/>
        </w:rPr>
        <w:t xml:space="preserve">reelec_sub_exe</w:t>
      </w:r>
    </w:p>
    <w:p w:rsidR="00000000" w:rsidDel="00000000" w:rsidP="00000000" w:rsidRDefault="00000000" w:rsidRPr="00000000" w14:paraId="0000024A">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Governor reelection</w:t>
      </w:r>
    </w:p>
    <w:p w:rsidR="00000000" w:rsidDel="00000000" w:rsidP="00000000" w:rsidRDefault="00000000" w:rsidRPr="00000000" w14:paraId="0000024B">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24C">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D">
      <w:pPr>
        <w:numPr>
          <w:ilvl w:val="1"/>
          <w:numId w:val="1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Governor was reelected (won election for consecutive term)</w:t>
      </w:r>
    </w:p>
    <w:p w:rsidR="00000000" w:rsidDel="00000000" w:rsidP="00000000" w:rsidRDefault="00000000" w:rsidRPr="00000000" w14:paraId="0000024E">
      <w:pPr>
        <w:numPr>
          <w:ilvl w:val="1"/>
          <w:numId w:val="1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Governor was not reelected (first term, term-limited, or defeated)</w:t>
      </w:r>
    </w:p>
    <w:p w:rsidR="00000000" w:rsidDel="00000000" w:rsidP="00000000" w:rsidRDefault="00000000" w:rsidRPr="00000000" w14:paraId="0000024F">
      <w:pPr>
        <w:numPr>
          <w:ilvl w:val="1"/>
          <w:numId w:val="17"/>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 = Not applicable (e.g., Mexico where gubernatorial reelection is prohibited)</w:t>
      </w:r>
    </w:p>
    <w:p w:rsidR="00000000" w:rsidDel="00000000" w:rsidP="00000000" w:rsidRDefault="00000000" w:rsidRPr="00000000" w14:paraId="00000250">
      <w:pPr>
        <w:numPr>
          <w:ilvl w:val="0"/>
          <w:numId w:val="1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Only codes direct reelection to consecutive terms, not returns to office after intervals</w:t>
      </w:r>
    </w:p>
    <w:p w:rsidR="00000000" w:rsidDel="00000000" w:rsidP="00000000" w:rsidRDefault="00000000" w:rsidRPr="00000000" w14:paraId="00000251">
      <w:pPr>
        <w:numPr>
          <w:ilvl w:val="0"/>
          <w:numId w:val="1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252">
      <w:pPr>
        <w:pStyle w:val="Heading4"/>
        <w:spacing w:after="280" w:before="280" w:line="240" w:lineRule="auto"/>
        <w:rPr/>
      </w:pPr>
      <w:bookmarkStart w:colFirst="0" w:colLast="0" w:name="_heading=h.51dyf4rrltc8" w:id="56"/>
      <w:bookmarkEnd w:id="56"/>
      <w:r w:rsidDel="00000000" w:rsidR="00000000" w:rsidRPr="00000000">
        <w:rPr>
          <w:rtl w:val="0"/>
        </w:rPr>
        <w:t xml:space="preserve">ideo_party_sub_exe</w:t>
      </w:r>
    </w:p>
    <w:p w:rsidR="00000000" w:rsidDel="00000000" w:rsidP="00000000" w:rsidRDefault="00000000" w:rsidRPr="00000000" w14:paraId="00000253">
      <w:pPr>
        <w:numPr>
          <w:ilvl w:val="0"/>
          <w:numId w:val="74"/>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Ideological classification of governor's political party</w:t>
      </w:r>
    </w:p>
    <w:p w:rsidR="00000000" w:rsidDel="00000000" w:rsidP="00000000" w:rsidRDefault="00000000" w:rsidRPr="00000000" w14:paraId="00000254">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Ordinal</w:t>
      </w:r>
    </w:p>
    <w:p w:rsidR="00000000" w:rsidDel="00000000" w:rsidP="00000000" w:rsidRDefault="00000000" w:rsidRPr="00000000" w14:paraId="00000255">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numPr>
          <w:ilvl w:val="1"/>
          <w:numId w:val="2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Left</w:t>
      </w:r>
    </w:p>
    <w:p w:rsidR="00000000" w:rsidDel="00000000" w:rsidP="00000000" w:rsidRDefault="00000000" w:rsidRPr="00000000" w14:paraId="00000257">
      <w:pPr>
        <w:numPr>
          <w:ilvl w:val="1"/>
          <w:numId w:val="2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Center-left</w:t>
      </w:r>
    </w:p>
    <w:p w:rsidR="00000000" w:rsidDel="00000000" w:rsidP="00000000" w:rsidRDefault="00000000" w:rsidRPr="00000000" w14:paraId="00000258">
      <w:pPr>
        <w:numPr>
          <w:ilvl w:val="1"/>
          <w:numId w:val="2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Center-right</w:t>
      </w:r>
    </w:p>
    <w:p w:rsidR="00000000" w:rsidDel="00000000" w:rsidP="00000000" w:rsidRDefault="00000000" w:rsidRPr="00000000" w14:paraId="00000259">
      <w:pPr>
        <w:numPr>
          <w:ilvl w:val="1"/>
          <w:numId w:val="2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Right</w:t>
      </w:r>
    </w:p>
    <w:p w:rsidR="00000000" w:rsidDel="00000000" w:rsidP="00000000" w:rsidRDefault="00000000" w:rsidRPr="00000000" w14:paraId="0000025A">
      <w:pPr>
        <w:numPr>
          <w:ilvl w:val="1"/>
          <w:numId w:val="2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 = Independent or no political affiliation</w:t>
      </w:r>
    </w:p>
    <w:p w:rsidR="00000000" w:rsidDel="00000000" w:rsidP="00000000" w:rsidRDefault="00000000" w:rsidRPr="00000000" w14:paraId="0000025B">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Classification based on party platforms and programs</w:t>
      </w:r>
    </w:p>
    <w:p w:rsidR="00000000" w:rsidDel="00000000" w:rsidP="00000000" w:rsidRDefault="00000000" w:rsidRPr="00000000" w14:paraId="0000025C">
      <w:pPr>
        <w:numPr>
          <w:ilvl w:val="0"/>
          <w:numId w:val="2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Coppedge (1997), Szajkowski (2005), Murillo et al. (2010), party websites</w:t>
      </w:r>
    </w:p>
    <w:p w:rsidR="00000000" w:rsidDel="00000000" w:rsidP="00000000" w:rsidRDefault="00000000" w:rsidRPr="00000000" w14:paraId="0000025D">
      <w:pPr>
        <w:pStyle w:val="Heading4"/>
        <w:spacing w:after="280" w:before="280" w:line="240" w:lineRule="auto"/>
        <w:rPr/>
      </w:pPr>
      <w:bookmarkStart w:colFirst="0" w:colLast="0" w:name="_heading=h.iaymb0nzvfb4" w:id="57"/>
      <w:bookmarkEnd w:id="57"/>
      <w:r w:rsidDel="00000000" w:rsidR="00000000" w:rsidRPr="00000000">
        <w:rPr>
          <w:rtl w:val="0"/>
        </w:rPr>
        <w:t xml:space="preserve">electoral_year_sub_exe</w:t>
      </w:r>
    </w:p>
    <w:p w:rsidR="00000000" w:rsidDel="00000000" w:rsidP="00000000" w:rsidRDefault="00000000" w:rsidRPr="00000000" w14:paraId="0000025E">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Subnational executive election</w:t>
      </w:r>
    </w:p>
    <w:p w:rsidR="00000000" w:rsidDel="00000000" w:rsidP="00000000" w:rsidRDefault="00000000" w:rsidRPr="00000000" w14:paraId="0000025F">
      <w:pPr>
        <w:numPr>
          <w:ilvl w:val="0"/>
          <w:numId w:val="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260">
      <w:pPr>
        <w:numPr>
          <w:ilvl w:val="0"/>
          <w:numId w:val="2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numPr>
          <w:ilvl w:val="1"/>
          <w:numId w:val="2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Election occurred</w:t>
      </w:r>
    </w:p>
    <w:p w:rsidR="00000000" w:rsidDel="00000000" w:rsidP="00000000" w:rsidRDefault="00000000" w:rsidRPr="00000000" w14:paraId="00000262">
      <w:pPr>
        <w:numPr>
          <w:ilvl w:val="1"/>
          <w:numId w:val="2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263">
      <w:pPr>
        <w:numPr>
          <w:ilvl w:val="0"/>
          <w:numId w:val="21"/>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264">
      <w:pPr>
        <w:pStyle w:val="Heading4"/>
        <w:spacing w:after="280" w:before="280" w:line="240" w:lineRule="auto"/>
        <w:rPr/>
      </w:pPr>
      <w:bookmarkStart w:colFirst="0" w:colLast="0" w:name="_heading=h.7xq9w1to2mil" w:id="58"/>
      <w:bookmarkEnd w:id="58"/>
      <w:r w:rsidDel="00000000" w:rsidR="00000000" w:rsidRPr="00000000">
        <w:rPr>
          <w:rtl w:val="0"/>
        </w:rPr>
        <w:t xml:space="preserve">cumulative_electoral_year_sub_exe</w:t>
      </w:r>
    </w:p>
    <w:p w:rsidR="00000000" w:rsidDel="00000000" w:rsidP="00000000" w:rsidRDefault="00000000" w:rsidRPr="00000000" w14:paraId="00000265">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Cumulative count of subnational executive elections in the state</w:t>
      </w:r>
    </w:p>
    <w:p w:rsidR="00000000" w:rsidDel="00000000" w:rsidP="00000000" w:rsidRDefault="00000000" w:rsidRPr="00000000" w14:paraId="00000266">
      <w:pPr>
        <w:numPr>
          <w:ilvl w:val="0"/>
          <w:numId w:val="2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67">
      <w:pPr>
        <w:numPr>
          <w:ilvl w:val="0"/>
          <w:numId w:val="2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p>
    <w:p w:rsidR="00000000" w:rsidDel="00000000" w:rsidP="00000000" w:rsidRDefault="00000000" w:rsidRPr="00000000" w14:paraId="00000268">
      <w:pPr>
        <w:pStyle w:val="Heading4"/>
        <w:spacing w:after="280" w:before="280" w:line="240" w:lineRule="auto"/>
        <w:rPr/>
      </w:pPr>
      <w:bookmarkStart w:colFirst="0" w:colLast="0" w:name="_heading=h.1j4keo2yzlvj" w:id="59"/>
      <w:bookmarkEnd w:id="59"/>
      <w:r w:rsidDel="00000000" w:rsidR="00000000" w:rsidRPr="00000000">
        <w:rPr>
          <w:rtl w:val="0"/>
        </w:rPr>
        <w:t xml:space="preserve">snap</w:t>
      </w:r>
      <w:r w:rsidDel="00000000" w:rsidR="00000000" w:rsidRPr="00000000">
        <w:rPr>
          <w:rtl w:val="0"/>
        </w:rPr>
        <w:t xml:space="preserve">_election_sub_exe</w:t>
      </w:r>
    </w:p>
    <w:p w:rsidR="00000000" w:rsidDel="00000000" w:rsidP="00000000" w:rsidRDefault="00000000" w:rsidRPr="00000000" w14:paraId="00000269">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Early subnational executive election</w:t>
      </w:r>
    </w:p>
    <w:p w:rsidR="00000000" w:rsidDel="00000000" w:rsidP="00000000" w:rsidRDefault="00000000" w:rsidRPr="00000000" w14:paraId="0000026A">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26B">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C">
      <w:pPr>
        <w:numPr>
          <w:ilvl w:val="1"/>
          <w:numId w:val="2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Snap election occurred</w:t>
      </w:r>
    </w:p>
    <w:p w:rsidR="00000000" w:rsidDel="00000000" w:rsidP="00000000" w:rsidRDefault="00000000" w:rsidRPr="00000000" w14:paraId="0000026D">
      <w:pPr>
        <w:numPr>
          <w:ilvl w:val="1"/>
          <w:numId w:val="2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Otherwise</w:t>
      </w:r>
    </w:p>
    <w:p w:rsidR="00000000" w:rsidDel="00000000" w:rsidP="00000000" w:rsidRDefault="00000000" w:rsidRPr="00000000" w14:paraId="0000026E">
      <w:pPr>
        <w:numPr>
          <w:ilvl w:val="0"/>
          <w:numId w:val="2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6F">
      <w:pPr>
        <w:pStyle w:val="Heading4"/>
        <w:spacing w:after="280" w:before="280" w:line="240" w:lineRule="auto"/>
        <w:rPr/>
      </w:pPr>
      <w:bookmarkStart w:colFirst="0" w:colLast="0" w:name="_heading=h.j4l57kdb40xd" w:id="60"/>
      <w:bookmarkEnd w:id="60"/>
      <w:r w:rsidDel="00000000" w:rsidR="00000000" w:rsidRPr="00000000">
        <w:rPr>
          <w:rtl w:val="0"/>
        </w:rPr>
        <w:t xml:space="preserve">date_election_sub_exe</w:t>
      </w:r>
    </w:p>
    <w:p w:rsidR="00000000" w:rsidDel="00000000" w:rsidP="00000000" w:rsidRDefault="00000000" w:rsidRPr="00000000" w14:paraId="00000270">
      <w:pPr>
        <w:numPr>
          <w:ilvl w:val="0"/>
          <w:numId w:val="22"/>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Date of subnational executive electoral process</w:t>
      </w:r>
    </w:p>
    <w:p w:rsidR="00000000" w:rsidDel="00000000" w:rsidP="00000000" w:rsidRDefault="00000000" w:rsidRPr="00000000" w14:paraId="00000271">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272">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yyyy-mm-dd (ISO 8601 standard)</w:t>
      </w:r>
      <w:r w:rsidDel="00000000" w:rsidR="00000000" w:rsidRPr="00000000">
        <w:rPr>
          <w:rtl w:val="0"/>
        </w:rPr>
      </w:r>
    </w:p>
    <w:p w:rsidR="00000000" w:rsidDel="00000000" w:rsidP="00000000" w:rsidRDefault="00000000" w:rsidRPr="00000000" w14:paraId="00000273">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74">
      <w:pPr>
        <w:pStyle w:val="Heading4"/>
        <w:spacing w:after="280" w:before="280" w:line="240" w:lineRule="auto"/>
        <w:rPr/>
      </w:pPr>
      <w:bookmarkStart w:colFirst="0" w:colLast="0" w:name="_heading=h.ecnol2n6iizl" w:id="61"/>
      <w:bookmarkEnd w:id="61"/>
      <w:r w:rsidDel="00000000" w:rsidR="00000000" w:rsidRPr="00000000">
        <w:rPr>
          <w:rtl w:val="0"/>
        </w:rPr>
        <w:t xml:space="preserve">voters_registered_sub_exe</w:t>
      </w:r>
    </w:p>
    <w:p w:rsidR="00000000" w:rsidDel="00000000" w:rsidP="00000000" w:rsidRDefault="00000000" w:rsidRPr="00000000" w14:paraId="00000275">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registered voters for subnational executive election</w:t>
      </w:r>
    </w:p>
    <w:p w:rsidR="00000000" w:rsidDel="00000000" w:rsidP="00000000" w:rsidRDefault="00000000" w:rsidRPr="00000000" w14:paraId="00000276">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77">
      <w:pPr>
        <w:numPr>
          <w:ilvl w:val="0"/>
          <w:numId w:val="2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78">
      <w:pPr>
        <w:pStyle w:val="Heading4"/>
        <w:spacing w:after="280" w:before="280" w:line="240" w:lineRule="auto"/>
        <w:rPr/>
      </w:pPr>
      <w:bookmarkStart w:colFirst="0" w:colLast="0" w:name="_heading=h.n8cgr9oynvlt" w:id="62"/>
      <w:bookmarkEnd w:id="62"/>
      <w:r w:rsidDel="00000000" w:rsidR="00000000" w:rsidRPr="00000000">
        <w:rPr>
          <w:rtl w:val="0"/>
        </w:rPr>
        <w:t xml:space="preserve">total_voters_sub_exe</w:t>
      </w:r>
    </w:p>
    <w:p w:rsidR="00000000" w:rsidDel="00000000" w:rsidP="00000000" w:rsidRDefault="00000000" w:rsidRPr="00000000" w14:paraId="00000279">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people who voted in subnational executive election</w:t>
      </w:r>
    </w:p>
    <w:p w:rsidR="00000000" w:rsidDel="00000000" w:rsidP="00000000" w:rsidRDefault="00000000" w:rsidRPr="00000000" w14:paraId="0000027A">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7B">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Includes votes for parties, blank votes, and null votes</w:t>
      </w:r>
    </w:p>
    <w:p w:rsidR="00000000" w:rsidDel="00000000" w:rsidP="00000000" w:rsidRDefault="00000000" w:rsidRPr="00000000" w14:paraId="0000027C">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7D">
      <w:pPr>
        <w:pStyle w:val="Heading4"/>
        <w:spacing w:after="280" w:before="280" w:line="240" w:lineRule="auto"/>
        <w:rPr/>
      </w:pPr>
      <w:bookmarkStart w:colFirst="0" w:colLast="0" w:name="_heading=h.bztqdhgqndp0" w:id="63"/>
      <w:bookmarkEnd w:id="63"/>
      <w:r w:rsidDel="00000000" w:rsidR="00000000" w:rsidRPr="00000000">
        <w:rPr>
          <w:rtl w:val="0"/>
        </w:rPr>
        <w:t xml:space="preserve">perc_voter_sub_exe</w:t>
      </w:r>
    </w:p>
    <w:p w:rsidR="00000000" w:rsidDel="00000000" w:rsidP="00000000" w:rsidRDefault="00000000" w:rsidRPr="00000000" w14:paraId="0000027E">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Voter turnout rate for subnational executive election</w:t>
      </w:r>
    </w:p>
    <w:p w:rsidR="00000000" w:rsidDel="00000000" w:rsidP="00000000" w:rsidRDefault="00000000" w:rsidRPr="00000000" w14:paraId="0000027F">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80">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(total_voters_sub / voters_registered_sub) × 100</w:t>
      </w:r>
    </w:p>
    <w:p w:rsidR="00000000" w:rsidDel="00000000" w:rsidP="00000000" w:rsidRDefault="00000000" w:rsidRPr="00000000" w14:paraId="00000281">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82">
      <w:pPr>
        <w:pStyle w:val="Heading4"/>
        <w:spacing w:after="280" w:before="280" w:line="240" w:lineRule="auto"/>
        <w:rPr/>
      </w:pPr>
      <w:bookmarkStart w:colFirst="0" w:colLast="0" w:name="_heading=h.r7q3uxqifn5q" w:id="64"/>
      <w:bookmarkEnd w:id="64"/>
      <w:r w:rsidDel="00000000" w:rsidR="00000000" w:rsidRPr="00000000">
        <w:rPr>
          <w:rtl w:val="0"/>
        </w:rPr>
        <w:t xml:space="preserve">valid_votes_sub_exe</w:t>
      </w:r>
    </w:p>
    <w:p w:rsidR="00000000" w:rsidDel="00000000" w:rsidP="00000000" w:rsidRDefault="00000000" w:rsidRPr="00000000" w14:paraId="00000283">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valid votes for subnational executive election</w:t>
      </w:r>
    </w:p>
    <w:p w:rsidR="00000000" w:rsidDel="00000000" w:rsidP="00000000" w:rsidRDefault="00000000" w:rsidRPr="00000000" w14:paraId="00000284">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85">
      <w:pPr>
        <w:numPr>
          <w:ilvl w:val="0"/>
          <w:numId w:val="2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86">
      <w:pPr>
        <w:pStyle w:val="Heading4"/>
        <w:spacing w:after="280" w:before="280" w:line="240" w:lineRule="auto"/>
        <w:rPr/>
      </w:pPr>
      <w:bookmarkStart w:colFirst="0" w:colLast="0" w:name="_heading=h.lrqfs0n7mvpq" w:id="65"/>
      <w:bookmarkEnd w:id="65"/>
      <w:r w:rsidDel="00000000" w:rsidR="00000000" w:rsidRPr="00000000">
        <w:rPr>
          <w:rtl w:val="0"/>
        </w:rPr>
        <w:t xml:space="preserve">perc_valid_votes_sub_exe</w:t>
      </w:r>
    </w:p>
    <w:p w:rsidR="00000000" w:rsidDel="00000000" w:rsidP="00000000" w:rsidRDefault="00000000" w:rsidRPr="00000000" w14:paraId="00000287">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Valid votes as percentage of total votes</w:t>
      </w:r>
    </w:p>
    <w:p w:rsidR="00000000" w:rsidDel="00000000" w:rsidP="00000000" w:rsidRDefault="00000000" w:rsidRPr="00000000" w14:paraId="00000288">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89">
      <w:pPr>
        <w:numPr>
          <w:ilvl w:val="0"/>
          <w:numId w:val="2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(valid_votes_sub / total_voters_sub) × 100</w:t>
      </w:r>
    </w:p>
    <w:p w:rsidR="00000000" w:rsidDel="00000000" w:rsidP="00000000" w:rsidRDefault="00000000" w:rsidRPr="00000000" w14:paraId="0000028A">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sdt>
        <w:sdtPr>
          <w:id w:val="-1582514799"/>
          <w:tag w:val="goog_rdk_18"/>
        </w:sdtPr>
        <w:sdtContent>
          <w:commentRangeStart w:id="9"/>
        </w:sdtContent>
      </w:sdt>
      <w:r w:rsidDel="00000000" w:rsidR="00000000" w:rsidRPr="00000000">
        <w:rPr>
          <w:rFonts w:ascii="Times New Roman" w:cs="Times New Roman" w:eastAsia="Times New Roman" w:hAnsi="Times New Roman"/>
          <w:sz w:val="24"/>
          <w:szCs w:val="24"/>
          <w:rtl w:val="0"/>
        </w:rPr>
        <w:t xml:space="preserve">Calculated</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from electoral agencies data</w:t>
      </w:r>
    </w:p>
    <w:p w:rsidR="00000000" w:rsidDel="00000000" w:rsidP="00000000" w:rsidRDefault="00000000" w:rsidRPr="00000000" w14:paraId="0000028B">
      <w:pPr>
        <w:pStyle w:val="Heading4"/>
        <w:spacing w:after="280" w:before="280" w:line="240" w:lineRule="auto"/>
        <w:rPr/>
      </w:pPr>
      <w:bookmarkStart w:colFirst="0" w:colLast="0" w:name="_heading=h.38ix7vlfcu5c" w:id="66"/>
      <w:bookmarkEnd w:id="66"/>
      <w:r w:rsidDel="00000000" w:rsidR="00000000" w:rsidRPr="00000000">
        <w:rPr>
          <w:rtl w:val="0"/>
        </w:rPr>
        <w:t xml:space="preserve">invalid_votes_sub_exe</w:t>
      </w:r>
    </w:p>
    <w:p w:rsidR="00000000" w:rsidDel="00000000" w:rsidP="00000000" w:rsidRDefault="00000000" w:rsidRPr="00000000" w14:paraId="0000028C">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invalid/void votes for subnational executive election</w:t>
      </w:r>
    </w:p>
    <w:p w:rsidR="00000000" w:rsidDel="00000000" w:rsidP="00000000" w:rsidRDefault="00000000" w:rsidRPr="00000000" w14:paraId="0000028D">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8E">
      <w:pPr>
        <w:numPr>
          <w:ilvl w:val="0"/>
          <w:numId w:val="2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8F">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tl w:val="0"/>
        </w:rPr>
        <w:t xml:space="preserve">perc_invalid_votes_sub_exe</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Invalid votes as percentage of total votes</w:t>
      </w:r>
    </w:p>
    <w:p w:rsidR="00000000" w:rsidDel="00000000" w:rsidP="00000000" w:rsidRDefault="00000000" w:rsidRPr="00000000" w14:paraId="00000290">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91">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(invalid_votes_sub / total_voters_sub) × 100</w:t>
      </w:r>
    </w:p>
    <w:p w:rsidR="00000000" w:rsidDel="00000000" w:rsidP="00000000" w:rsidRDefault="00000000" w:rsidRPr="00000000" w14:paraId="00000292">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93">
      <w:pPr>
        <w:pStyle w:val="Heading4"/>
        <w:spacing w:after="280" w:before="280" w:line="240" w:lineRule="auto"/>
        <w:rPr/>
      </w:pPr>
      <w:bookmarkStart w:colFirst="0" w:colLast="0" w:name="_heading=h.rq0jdgjomw8" w:id="67"/>
      <w:bookmarkEnd w:id="67"/>
      <w:r w:rsidDel="00000000" w:rsidR="00000000" w:rsidRPr="00000000">
        <w:rPr>
          <w:rtl w:val="0"/>
        </w:rPr>
        <w:t xml:space="preserve">votes_candidate_winner_sub_exe</w:t>
      </w:r>
    </w:p>
    <w:p w:rsidR="00000000" w:rsidDel="00000000" w:rsidP="00000000" w:rsidRDefault="00000000" w:rsidRPr="00000000" w14:paraId="00000294">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votes for winning gubernatorial candidate</w:t>
      </w:r>
    </w:p>
    <w:p w:rsidR="00000000" w:rsidDel="00000000" w:rsidP="00000000" w:rsidRDefault="00000000" w:rsidRPr="00000000" w14:paraId="00000295">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96">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97">
      <w:pPr>
        <w:pStyle w:val="Heading4"/>
        <w:spacing w:after="280" w:before="280" w:line="240" w:lineRule="auto"/>
        <w:rPr/>
      </w:pPr>
      <w:bookmarkStart w:colFirst="0" w:colLast="0" w:name="_heading=h.hkdg2394ucwt" w:id="68"/>
      <w:bookmarkEnd w:id="68"/>
      <w:r w:rsidDel="00000000" w:rsidR="00000000" w:rsidRPr="00000000">
        <w:rPr>
          <w:rtl w:val="0"/>
        </w:rPr>
        <w:t xml:space="preserve">perc_votes_winner_candidate_sub_exe</w:t>
      </w:r>
    </w:p>
    <w:p w:rsidR="00000000" w:rsidDel="00000000" w:rsidP="00000000" w:rsidRDefault="00000000" w:rsidRPr="00000000" w14:paraId="00000298">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Vote share of winning gubernatorial candidate</w:t>
      </w:r>
    </w:p>
    <w:p w:rsidR="00000000" w:rsidDel="00000000" w:rsidP="00000000" w:rsidRDefault="00000000" w:rsidRPr="00000000" w14:paraId="00000299">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9A">
      <w:pPr>
        <w:numPr>
          <w:ilvl w:val="0"/>
          <w:numId w:val="3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(votes_candidate_winner / valid_votes_sub) × 100</w:t>
      </w:r>
    </w:p>
    <w:p w:rsidR="00000000" w:rsidDel="00000000" w:rsidP="00000000" w:rsidRDefault="00000000" w:rsidRPr="00000000" w14:paraId="0000029B">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9C">
      <w:pPr>
        <w:pStyle w:val="Heading4"/>
        <w:spacing w:after="280" w:before="280" w:line="240" w:lineRule="auto"/>
        <w:rPr/>
      </w:pPr>
      <w:bookmarkStart w:colFirst="0" w:colLast="0" w:name="_heading=h.v4oifs2xu0ip" w:id="69"/>
      <w:bookmarkEnd w:id="69"/>
      <w:r w:rsidDel="00000000" w:rsidR="00000000" w:rsidRPr="00000000">
        <w:rPr>
          <w:rtl w:val="0"/>
        </w:rPr>
        <w:t xml:space="preserve">second_place_votes_sub_exe</w:t>
      </w:r>
    </w:p>
    <w:p w:rsidR="00000000" w:rsidDel="00000000" w:rsidP="00000000" w:rsidRDefault="00000000" w:rsidRPr="00000000" w14:paraId="0000029D">
      <w:pPr>
        <w:numPr>
          <w:ilvl w:val="0"/>
          <w:numId w:val="3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votes for second-place gubernatorial candidate</w:t>
      </w:r>
    </w:p>
    <w:p w:rsidR="00000000" w:rsidDel="00000000" w:rsidP="00000000" w:rsidRDefault="00000000" w:rsidRPr="00000000" w14:paraId="0000029E">
      <w:pPr>
        <w:numPr>
          <w:ilvl w:val="0"/>
          <w:numId w:val="3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9F">
      <w:pPr>
        <w:numPr>
          <w:ilvl w:val="0"/>
          <w:numId w:val="3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A0">
      <w:pPr>
        <w:pStyle w:val="Heading4"/>
        <w:spacing w:after="280" w:before="280" w:line="240" w:lineRule="auto"/>
        <w:rPr/>
      </w:pPr>
      <w:bookmarkStart w:colFirst="0" w:colLast="0" w:name="_heading=h.4obh3n773q1e" w:id="70"/>
      <w:bookmarkEnd w:id="70"/>
      <w:r w:rsidDel="00000000" w:rsidR="00000000" w:rsidRPr="00000000">
        <w:rPr>
          <w:rtl w:val="0"/>
        </w:rPr>
        <w:t xml:space="preserve">perc_second_place_sub_exe</w:t>
      </w:r>
    </w:p>
    <w:p w:rsidR="00000000" w:rsidDel="00000000" w:rsidP="00000000" w:rsidRDefault="00000000" w:rsidRPr="00000000" w14:paraId="000002A1">
      <w:pPr>
        <w:numPr>
          <w:ilvl w:val="0"/>
          <w:numId w:val="3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Vote share of second-place gubernatorial candidate</w:t>
      </w:r>
    </w:p>
    <w:p w:rsidR="00000000" w:rsidDel="00000000" w:rsidP="00000000" w:rsidRDefault="00000000" w:rsidRPr="00000000" w14:paraId="000002A2">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A3">
      <w:pPr>
        <w:numPr>
          <w:ilvl w:val="0"/>
          <w:numId w:val="3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(second_place_votes / valid_votes_sub) × 100</w:t>
      </w:r>
    </w:p>
    <w:p w:rsidR="00000000" w:rsidDel="00000000" w:rsidP="00000000" w:rsidRDefault="00000000" w:rsidRPr="00000000" w14:paraId="000002A4">
      <w:pPr>
        <w:numPr>
          <w:ilvl w:val="0"/>
          <w:numId w:val="3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A5">
      <w:pPr>
        <w:pStyle w:val="Heading4"/>
        <w:spacing w:after="280" w:before="280" w:line="240" w:lineRule="auto"/>
        <w:rPr/>
      </w:pPr>
      <w:bookmarkStart w:colFirst="0" w:colLast="0" w:name="_heading=h.xn0293f3rkk" w:id="71"/>
      <w:bookmarkEnd w:id="71"/>
      <w:r w:rsidDel="00000000" w:rsidR="00000000" w:rsidRPr="00000000">
        <w:rPr>
          <w:rtl w:val="0"/>
        </w:rPr>
        <w:t xml:space="preserve">last_place_votes_sub_exe</w:t>
      </w:r>
    </w:p>
    <w:p w:rsidR="00000000" w:rsidDel="00000000" w:rsidP="00000000" w:rsidRDefault="00000000" w:rsidRPr="00000000" w14:paraId="000002A6">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votes for last-place gubernatorial candidate</w:t>
      </w:r>
    </w:p>
    <w:p w:rsidR="00000000" w:rsidDel="00000000" w:rsidP="00000000" w:rsidRDefault="00000000" w:rsidRPr="00000000" w14:paraId="000002A7">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A8">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A9">
      <w:pPr>
        <w:pStyle w:val="Heading4"/>
        <w:spacing w:after="280" w:before="280" w:line="240" w:lineRule="auto"/>
        <w:rPr/>
      </w:pPr>
      <w:bookmarkStart w:colFirst="0" w:colLast="0" w:name="_heading=h.7cktn62ltxvu" w:id="72"/>
      <w:bookmarkEnd w:id="72"/>
      <w:r w:rsidDel="00000000" w:rsidR="00000000" w:rsidRPr="00000000">
        <w:rPr>
          <w:rtl w:val="0"/>
        </w:rPr>
        <w:t xml:space="preserve">perc_last_place_sub_exe</w:t>
      </w:r>
    </w:p>
    <w:p w:rsidR="00000000" w:rsidDel="00000000" w:rsidP="00000000" w:rsidRDefault="00000000" w:rsidRPr="00000000" w14:paraId="000002AA">
      <w:pPr>
        <w:numPr>
          <w:ilvl w:val="0"/>
          <w:numId w:val="3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Vote share of last-place gubernatorial candidate</w:t>
      </w:r>
    </w:p>
    <w:p w:rsidR="00000000" w:rsidDel="00000000" w:rsidP="00000000" w:rsidRDefault="00000000" w:rsidRPr="00000000" w14:paraId="000002AB">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AC">
      <w:pPr>
        <w:numPr>
          <w:ilvl w:val="0"/>
          <w:numId w:val="3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(last_place_votes / valid_votes_sub) × 100</w:t>
      </w:r>
    </w:p>
    <w:p w:rsidR="00000000" w:rsidDel="00000000" w:rsidP="00000000" w:rsidRDefault="00000000" w:rsidRPr="00000000" w14:paraId="000002AD">
      <w:pPr>
        <w:numPr>
          <w:ilvl w:val="0"/>
          <w:numId w:val="3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AE">
      <w:pPr>
        <w:pStyle w:val="Heading4"/>
        <w:spacing w:after="280" w:before="280" w:line="240" w:lineRule="auto"/>
        <w:rPr/>
      </w:pPr>
      <w:bookmarkStart w:colFirst="0" w:colLast="0" w:name="_heading=h.8i6z6k21lvgu" w:id="73"/>
      <w:bookmarkEnd w:id="73"/>
      <w:r w:rsidDel="00000000" w:rsidR="00000000" w:rsidRPr="00000000">
        <w:rPr>
          <w:rtl w:val="0"/>
        </w:rPr>
        <w:t xml:space="preserve">margin_victory_sub_exe</w:t>
      </w:r>
    </w:p>
    <w:p w:rsidR="00000000" w:rsidDel="00000000" w:rsidP="00000000" w:rsidRDefault="00000000" w:rsidRPr="00000000" w14:paraId="000002AF">
      <w:pPr>
        <w:numPr>
          <w:ilvl w:val="0"/>
          <w:numId w:val="3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Victory margin in gubernatorial election</w:t>
      </w:r>
    </w:p>
    <w:p w:rsidR="00000000" w:rsidDel="00000000" w:rsidP="00000000" w:rsidRDefault="00000000" w:rsidRPr="00000000" w14:paraId="000002B0">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B1">
      <w:pPr>
        <w:numPr>
          <w:ilvl w:val="0"/>
          <w:numId w:val="3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winner_candidate_ratio - second_place_ratio</w:t>
      </w:r>
    </w:p>
    <w:p w:rsidR="00000000" w:rsidDel="00000000" w:rsidP="00000000" w:rsidRDefault="00000000" w:rsidRPr="00000000" w14:paraId="000002B2">
      <w:pPr>
        <w:numPr>
          <w:ilvl w:val="0"/>
          <w:numId w:val="3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B3">
      <w:pPr>
        <w:pStyle w:val="Heading4"/>
        <w:spacing w:after="280" w:before="280" w:line="240" w:lineRule="auto"/>
        <w:rPr/>
      </w:pPr>
      <w:bookmarkStart w:colFirst="0" w:colLast="0" w:name="_heading=h.7sh28cycfq7i" w:id="74"/>
      <w:bookmarkEnd w:id="74"/>
      <w:r w:rsidDel="00000000" w:rsidR="00000000" w:rsidRPr="00000000">
        <w:rPr>
          <w:rtl w:val="0"/>
        </w:rPr>
        <w:t xml:space="preserve">num_parties_election_contest_sub_exe</w:t>
      </w:r>
    </w:p>
    <w:p w:rsidR="00000000" w:rsidDel="00000000" w:rsidP="00000000" w:rsidRDefault="00000000" w:rsidRPr="00000000" w14:paraId="000002B4">
      <w:pPr>
        <w:numPr>
          <w:ilvl w:val="0"/>
          <w:numId w:val="3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parties competing in gubernatorial election</w:t>
      </w:r>
    </w:p>
    <w:p w:rsidR="00000000" w:rsidDel="00000000" w:rsidP="00000000" w:rsidRDefault="00000000" w:rsidRPr="00000000" w14:paraId="000002B5">
      <w:pPr>
        <w:numPr>
          <w:ilvl w:val="0"/>
          <w:numId w:val="3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B6">
      <w:pPr>
        <w:numPr>
          <w:ilvl w:val="0"/>
          <w:numId w:val="3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B7">
      <w:pPr>
        <w:pStyle w:val="Heading4"/>
        <w:spacing w:after="280" w:before="280" w:line="240" w:lineRule="auto"/>
        <w:rPr/>
      </w:pPr>
      <w:bookmarkStart w:colFirst="0" w:colLast="0" w:name="_heading=h.hyf3yh4xz2t6" w:id="75"/>
      <w:bookmarkEnd w:id="75"/>
      <w:r w:rsidDel="00000000" w:rsidR="00000000" w:rsidRPr="00000000">
        <w:rPr>
          <w:rtl w:val="0"/>
        </w:rPr>
        <w:t xml:space="preserve">enp_sub_exe</w:t>
      </w:r>
    </w:p>
    <w:p w:rsidR="00000000" w:rsidDel="00000000" w:rsidP="00000000" w:rsidRDefault="00000000" w:rsidRPr="00000000" w14:paraId="000002B8">
      <w:pPr>
        <w:numPr>
          <w:ilvl w:val="0"/>
          <w:numId w:val="3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Effective Number of Parties competing in gubernatorial elections</w:t>
      </w:r>
    </w:p>
    <w:p w:rsidR="00000000" w:rsidDel="00000000" w:rsidP="00000000" w:rsidRDefault="00000000" w:rsidRPr="00000000" w14:paraId="000002B9">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(continuous)</w:t>
      </w:r>
    </w:p>
    <w:p w:rsidR="00000000" w:rsidDel="00000000" w:rsidP="00000000" w:rsidRDefault="00000000" w:rsidRPr="00000000" w14:paraId="000002BA">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1.0 to n (where n = theoretical maximum based on number of candidates)</w:t>
      </w:r>
    </w:p>
    <w:p w:rsidR="00000000" w:rsidDel="00000000" w:rsidP="00000000" w:rsidRDefault="00000000" w:rsidRPr="00000000" w14:paraId="000002BB">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ENP = 1/Σ(pi²), where pi is the vote share of party i</w:t>
      </w:r>
    </w:p>
    <w:p w:rsidR="00000000" w:rsidDel="00000000" w:rsidP="00000000" w:rsidRDefault="00000000" w:rsidRPr="00000000" w14:paraId="000002BC">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Calculation:</w:t>
      </w:r>
      <w:r w:rsidDel="00000000" w:rsidR="00000000" w:rsidRPr="00000000">
        <w:rPr>
          <w:rFonts w:ascii="Times New Roman" w:cs="Times New Roman" w:eastAsia="Times New Roman" w:hAnsi="Times New Roman"/>
          <w:sz w:val="24"/>
          <w:szCs w:val="24"/>
          <w:rtl w:val="0"/>
        </w:rPr>
        <w:t xml:space="preserve"> Based on Laakso and Taagepera (1979) index using vote shares of all competing parties</w:t>
      </w:r>
    </w:p>
    <w:p w:rsidR="00000000" w:rsidDel="00000000" w:rsidP="00000000" w:rsidRDefault="00000000" w:rsidRPr="00000000" w14:paraId="000002BD">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E">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near 1.0 = dominant party system</w:t>
      </w:r>
    </w:p>
    <w:p w:rsidR="00000000" w:rsidDel="00000000" w:rsidP="00000000" w:rsidRDefault="00000000" w:rsidRPr="00000000" w14:paraId="000002BF">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near 2.0 = two-party competition</w:t>
      </w:r>
    </w:p>
    <w:p w:rsidR="00000000" w:rsidDel="00000000" w:rsidP="00000000" w:rsidRDefault="00000000" w:rsidRPr="00000000" w14:paraId="000002C0">
      <w:pPr>
        <w:numPr>
          <w:ilvl w:val="1"/>
          <w:numId w:val="3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values = more fragmented party system</w:t>
      </w:r>
    </w:p>
    <w:p w:rsidR="00000000" w:rsidDel="00000000" w:rsidP="00000000" w:rsidRDefault="00000000" w:rsidRPr="00000000" w14:paraId="000002C1">
      <w:pPr>
        <w:numPr>
          <w:ilvl w:val="0"/>
          <w:numId w:val="3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2">
      <w:pPr>
        <w:numPr>
          <w:ilvl w:val="1"/>
          <w:numId w:val="38"/>
        </w:numPr>
        <w:spacing w:after="0" w:before="0" w:line="240" w:lineRule="auto"/>
        <w:ind w:left="1440" w:hanging="360"/>
        <w:rPr>
          <w:rFonts w:ascii="Times New Roman" w:cs="Times New Roman" w:eastAsia="Times New Roman" w:hAnsi="Times New Roman"/>
          <w:sz w:val="24"/>
          <w:szCs w:val="24"/>
        </w:rPr>
      </w:pPr>
      <w:sdt>
        <w:sdtPr>
          <w:id w:val="-977361505"/>
          <w:tag w:val="goog_rdk_19"/>
        </w:sdtPr>
        <w:sdtContent>
          <w:r w:rsidDel="00000000" w:rsidR="00000000" w:rsidRPr="00000000">
            <w:rPr>
              <w:rFonts w:ascii="Gungsuh" w:cs="Gungsuh" w:eastAsia="Gungsuh" w:hAnsi="Gungsuh"/>
              <w:b w:val="1"/>
              <w:sz w:val="24"/>
              <w:szCs w:val="24"/>
              <w:rtl w:val="0"/>
            </w:rPr>
            <w:t xml:space="preserve">Dominant system (ENP ≈ 1.2):</w:t>
          </w:r>
        </w:sdtContent>
      </w:sdt>
      <w:r w:rsidDel="00000000" w:rsidR="00000000" w:rsidRPr="00000000">
        <w:rPr>
          <w:rFonts w:ascii="Times New Roman" w:cs="Times New Roman" w:eastAsia="Times New Roman" w:hAnsi="Times New Roman"/>
          <w:sz w:val="24"/>
          <w:szCs w:val="24"/>
          <w:rtl w:val="0"/>
        </w:rPr>
        <w:t xml:space="preserve"> Coahuila, Mexico, 2005 - PRI candidate wins with 89% vs. 8% PAN, 3% others</w:t>
      </w:r>
    </w:p>
    <w:p w:rsidR="00000000" w:rsidDel="00000000" w:rsidP="00000000" w:rsidRDefault="00000000" w:rsidRPr="00000000" w14:paraId="000002C3">
      <w:pPr>
        <w:numPr>
          <w:ilvl w:val="1"/>
          <w:numId w:val="38"/>
        </w:numPr>
        <w:spacing w:after="0" w:before="0" w:line="240" w:lineRule="auto"/>
        <w:ind w:left="1440" w:hanging="360"/>
        <w:rPr>
          <w:rFonts w:ascii="Times New Roman" w:cs="Times New Roman" w:eastAsia="Times New Roman" w:hAnsi="Times New Roman"/>
          <w:sz w:val="24"/>
          <w:szCs w:val="24"/>
        </w:rPr>
      </w:pPr>
      <w:sdt>
        <w:sdtPr>
          <w:id w:val="191542732"/>
          <w:tag w:val="goog_rdk_20"/>
        </w:sdtPr>
        <w:sdtContent>
          <w:r w:rsidDel="00000000" w:rsidR="00000000" w:rsidRPr="00000000">
            <w:rPr>
              <w:rFonts w:ascii="Gungsuh" w:cs="Gungsuh" w:eastAsia="Gungsuh" w:hAnsi="Gungsuh"/>
              <w:b w:val="1"/>
              <w:sz w:val="24"/>
              <w:szCs w:val="24"/>
              <w:rtl w:val="0"/>
            </w:rPr>
            <w:t xml:space="preserve">Two-party competition (ENP ≈ 2.1):</w:t>
          </w:r>
        </w:sdtContent>
      </w:sdt>
      <w:r w:rsidDel="00000000" w:rsidR="00000000" w:rsidRPr="00000000">
        <w:rPr>
          <w:rFonts w:ascii="Times New Roman" w:cs="Times New Roman" w:eastAsia="Times New Roman" w:hAnsi="Times New Roman"/>
          <w:sz w:val="24"/>
          <w:szCs w:val="24"/>
          <w:rtl w:val="0"/>
        </w:rPr>
        <w:t xml:space="preserve"> São Paulo, Brazil, 2018 - PSDB 51.7% vs. PT 48.3% in runoff</w:t>
      </w:r>
    </w:p>
    <w:p w:rsidR="00000000" w:rsidDel="00000000" w:rsidP="00000000" w:rsidRDefault="00000000" w:rsidRPr="00000000" w14:paraId="000002C4">
      <w:pPr>
        <w:numPr>
          <w:ilvl w:val="1"/>
          <w:numId w:val="38"/>
        </w:numPr>
        <w:spacing w:after="0" w:before="0" w:line="240" w:lineRule="auto"/>
        <w:ind w:left="1440" w:hanging="360"/>
        <w:rPr>
          <w:rFonts w:ascii="Times New Roman" w:cs="Times New Roman" w:eastAsia="Times New Roman" w:hAnsi="Times New Roman"/>
          <w:sz w:val="24"/>
          <w:szCs w:val="24"/>
        </w:rPr>
      </w:pPr>
      <w:sdt>
        <w:sdtPr>
          <w:id w:val="1033124630"/>
          <w:tag w:val="goog_rdk_21"/>
        </w:sdtPr>
        <w:sdtContent>
          <w:r w:rsidDel="00000000" w:rsidR="00000000" w:rsidRPr="00000000">
            <w:rPr>
              <w:rFonts w:ascii="Gungsuh" w:cs="Gungsuh" w:eastAsia="Gungsuh" w:hAnsi="Gungsuh"/>
              <w:b w:val="1"/>
              <w:sz w:val="24"/>
              <w:szCs w:val="24"/>
              <w:rtl w:val="0"/>
            </w:rPr>
            <w:t xml:space="preserve">Fragmented system (ENP ≈ 3.8):</w:t>
          </w:r>
        </w:sdtContent>
      </w:sdt>
      <w:r w:rsidDel="00000000" w:rsidR="00000000" w:rsidRPr="00000000">
        <w:rPr>
          <w:rFonts w:ascii="Times New Roman" w:cs="Times New Roman" w:eastAsia="Times New Roman" w:hAnsi="Times New Roman"/>
          <w:sz w:val="24"/>
          <w:szCs w:val="24"/>
          <w:rtl w:val="0"/>
        </w:rPr>
        <w:t xml:space="preserve"> Buenos Aires, Argentina, 2015 - Cambiemos 35.4%, FPV 30.1%, Massa 20.8%, others 13.7%</w:t>
      </w:r>
    </w:p>
    <w:p w:rsidR="00000000" w:rsidDel="00000000" w:rsidP="00000000" w:rsidRDefault="00000000" w:rsidRPr="00000000" w14:paraId="000002C5">
      <w:pPr>
        <w:numPr>
          <w:ilvl w:val="1"/>
          <w:numId w:val="38"/>
        </w:numPr>
        <w:spacing w:after="0" w:before="0" w:line="240" w:lineRule="auto"/>
        <w:ind w:left="1440" w:hanging="360"/>
        <w:rPr>
          <w:rFonts w:ascii="Times New Roman" w:cs="Times New Roman" w:eastAsia="Times New Roman" w:hAnsi="Times New Roman"/>
          <w:sz w:val="24"/>
          <w:szCs w:val="24"/>
        </w:rPr>
      </w:pPr>
      <w:sdt>
        <w:sdtPr>
          <w:id w:val="592274756"/>
          <w:tag w:val="goog_rdk_22"/>
        </w:sdtPr>
        <w:sdtContent>
          <w:r w:rsidDel="00000000" w:rsidR="00000000" w:rsidRPr="00000000">
            <w:rPr>
              <w:rFonts w:ascii="Gungsuh" w:cs="Gungsuh" w:eastAsia="Gungsuh" w:hAnsi="Gungsuh"/>
              <w:b w:val="1"/>
              <w:sz w:val="24"/>
              <w:szCs w:val="24"/>
              <w:rtl w:val="0"/>
            </w:rPr>
            <w:t xml:space="preserve">Highly fragmented (ENP ≈ 5.2):</w:t>
          </w:r>
        </w:sdtContent>
      </w:sdt>
      <w:r w:rsidDel="00000000" w:rsidR="00000000" w:rsidRPr="00000000">
        <w:rPr>
          <w:rFonts w:ascii="Times New Roman" w:cs="Times New Roman" w:eastAsia="Times New Roman" w:hAnsi="Times New Roman"/>
          <w:sz w:val="24"/>
          <w:szCs w:val="24"/>
          <w:rtl w:val="0"/>
        </w:rPr>
        <w:t xml:space="preserve"> CDMX, Mexico, 2018 - MORENA 32.1%, PAN 21.8%, PRD 15.4%, PRI 12.3%, others 18.4%</w:t>
      </w:r>
    </w:p>
    <w:p w:rsidR="00000000" w:rsidDel="00000000" w:rsidP="00000000" w:rsidRDefault="00000000" w:rsidRPr="00000000" w14:paraId="000002C6">
      <w:pPr>
        <w:numPr>
          <w:ilvl w:val="0"/>
          <w:numId w:val="3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C7">
      <w:pPr>
        <w:spacing w:after="28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3"/>
        <w:spacing w:after="280" w:before="280" w:line="240" w:lineRule="auto"/>
        <w:rPr/>
      </w:pPr>
      <w:bookmarkStart w:colFirst="0" w:colLast="0" w:name="_heading=h.an9oa3ffujk0" w:id="76"/>
      <w:bookmarkEnd w:id="76"/>
      <w:r w:rsidDel="00000000" w:rsidR="00000000" w:rsidRPr="00000000">
        <w:rPr>
          <w:rtl w:val="0"/>
        </w:rPr>
        <w:t xml:space="preserve">Subnational Legislative </w:t>
      </w:r>
    </w:p>
    <w:p w:rsidR="00000000" w:rsidDel="00000000" w:rsidP="00000000" w:rsidRDefault="00000000" w:rsidRPr="00000000" w14:paraId="000002C9">
      <w:pPr>
        <w:pStyle w:val="Heading4"/>
        <w:rPr/>
      </w:pPr>
      <w:bookmarkStart w:colFirst="0" w:colLast="0" w:name="_heading=h.twr90yu9ptms" w:id="77"/>
      <w:bookmarkEnd w:id="77"/>
      <w:r w:rsidDel="00000000" w:rsidR="00000000" w:rsidRPr="00000000">
        <w:rPr>
          <w:rtl w:val="0"/>
        </w:rPr>
        <w:t xml:space="preserve">chamber_election_sub_leg</w:t>
      </w:r>
      <w:r w:rsidDel="00000000" w:rsidR="00000000" w:rsidRPr="00000000">
        <w:rPr>
          <w:rtl w:val="0"/>
        </w:rPr>
      </w:r>
    </w:p>
    <w:p w:rsidR="00000000" w:rsidDel="00000000" w:rsidP="00000000" w:rsidRDefault="00000000" w:rsidRPr="00000000" w14:paraId="000002CA">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Chamber in which elections are held that year in the state</w:t>
      </w:r>
    </w:p>
    <w:p w:rsidR="00000000" w:rsidDel="00000000" w:rsidP="00000000" w:rsidRDefault="00000000" w:rsidRPr="00000000" w14:paraId="000002CB">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2CC">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D">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Lower Chamber</w:t>
      </w:r>
    </w:p>
    <w:p w:rsidR="00000000" w:rsidDel="00000000" w:rsidP="00000000" w:rsidRDefault="00000000" w:rsidRPr="00000000" w14:paraId="000002CE">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Upper Chamber</w:t>
      </w:r>
    </w:p>
    <w:p w:rsidR="00000000" w:rsidDel="00000000" w:rsidP="00000000" w:rsidRDefault="00000000" w:rsidRPr="00000000" w14:paraId="000002CF">
      <w:pPr>
        <w:numPr>
          <w:ilvl w:val="0"/>
          <w:numId w:val="4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elaboration</w:t>
      </w:r>
      <w:r w:rsidDel="00000000" w:rsidR="00000000" w:rsidRPr="00000000">
        <w:rPr>
          <w:rtl w:val="0"/>
        </w:rPr>
      </w:r>
    </w:p>
    <w:p w:rsidR="00000000" w:rsidDel="00000000" w:rsidP="00000000" w:rsidRDefault="00000000" w:rsidRPr="00000000" w14:paraId="000002D0">
      <w:pPr>
        <w:pStyle w:val="Heading4"/>
        <w:spacing w:after="280" w:before="280" w:line="240" w:lineRule="auto"/>
        <w:rPr/>
      </w:pPr>
      <w:bookmarkStart w:colFirst="0" w:colLast="0" w:name="_heading=h.b8mn3lctiqfq" w:id="78"/>
      <w:bookmarkEnd w:id="78"/>
      <w:r w:rsidDel="00000000" w:rsidR="00000000" w:rsidRPr="00000000">
        <w:rPr>
          <w:rtl w:val="0"/>
        </w:rPr>
        <w:t xml:space="preserve">date_electoral_sub_leg</w:t>
      </w:r>
      <w:r w:rsidDel="00000000" w:rsidR="00000000" w:rsidRPr="00000000">
        <w:rPr>
          <w:rtl w:val="0"/>
        </w:rPr>
      </w:r>
    </w:p>
    <w:p w:rsidR="00000000" w:rsidDel="00000000" w:rsidP="00000000" w:rsidRDefault="00000000" w:rsidRPr="00000000" w14:paraId="000002D1">
      <w:pPr>
        <w:numPr>
          <w:ilvl w:val="0"/>
          <w:numId w:val="41"/>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Date of subnational legislative electoral process</w:t>
      </w:r>
    </w:p>
    <w:p w:rsidR="00000000" w:rsidDel="00000000" w:rsidP="00000000" w:rsidRDefault="00000000" w:rsidRPr="00000000" w14:paraId="000002D2">
      <w:pPr>
        <w:numPr>
          <w:ilvl w:val="0"/>
          <w:numId w:val="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2D3">
      <w:pPr>
        <w:numPr>
          <w:ilvl w:val="0"/>
          <w:numId w:val="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yyyy-mm-dd (ISO 8601 standard)</w:t>
      </w:r>
      <w:r w:rsidDel="00000000" w:rsidR="00000000" w:rsidRPr="00000000">
        <w:rPr>
          <w:rtl w:val="0"/>
        </w:rPr>
      </w:r>
    </w:p>
    <w:p w:rsidR="00000000" w:rsidDel="00000000" w:rsidP="00000000" w:rsidRDefault="00000000" w:rsidRPr="00000000" w14:paraId="000002D4">
      <w:pPr>
        <w:numPr>
          <w:ilvl w:val="0"/>
          <w:numId w:val="4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D5">
      <w:pPr>
        <w:pStyle w:val="Heading4"/>
        <w:spacing w:after="280" w:before="280" w:line="240" w:lineRule="auto"/>
        <w:rPr/>
      </w:pPr>
      <w:bookmarkStart w:colFirst="0" w:colLast="0" w:name="_heading=h.eybxepl4y9w" w:id="79"/>
      <w:bookmarkEnd w:id="79"/>
      <w:r w:rsidDel="00000000" w:rsidR="00000000" w:rsidRPr="00000000">
        <w:rPr>
          <w:rtl w:val="0"/>
        </w:rPr>
        <w:t xml:space="preserve">voters_registered_sub_leg</w:t>
      </w:r>
    </w:p>
    <w:p w:rsidR="00000000" w:rsidDel="00000000" w:rsidP="00000000" w:rsidRDefault="00000000" w:rsidRPr="00000000" w14:paraId="000002D6">
      <w:pPr>
        <w:numPr>
          <w:ilvl w:val="0"/>
          <w:numId w:val="4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registered voters for subnational legislative election</w:t>
      </w:r>
    </w:p>
    <w:p w:rsidR="00000000" w:rsidDel="00000000" w:rsidP="00000000" w:rsidRDefault="00000000" w:rsidRPr="00000000" w14:paraId="000002D7">
      <w:pPr>
        <w:numPr>
          <w:ilvl w:val="0"/>
          <w:numId w:val="4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D8">
      <w:pPr>
        <w:numPr>
          <w:ilvl w:val="0"/>
          <w:numId w:val="4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D9">
      <w:pPr>
        <w:pStyle w:val="Heading4"/>
        <w:spacing w:after="280" w:before="280" w:line="240" w:lineRule="auto"/>
        <w:rPr/>
      </w:pPr>
      <w:bookmarkStart w:colFirst="0" w:colLast="0" w:name="_heading=h.rbct2krb77oz" w:id="80"/>
      <w:bookmarkEnd w:id="80"/>
      <w:r w:rsidDel="00000000" w:rsidR="00000000" w:rsidRPr="00000000">
        <w:rPr>
          <w:rtl w:val="0"/>
        </w:rPr>
        <w:t xml:space="preserve">total_voters_sub_leg</w:t>
      </w:r>
    </w:p>
    <w:p w:rsidR="00000000" w:rsidDel="00000000" w:rsidP="00000000" w:rsidRDefault="00000000" w:rsidRPr="00000000" w14:paraId="000002DA">
      <w:pPr>
        <w:numPr>
          <w:ilvl w:val="0"/>
          <w:numId w:val="4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people who voted in subnational legislative election</w:t>
      </w:r>
    </w:p>
    <w:p w:rsidR="00000000" w:rsidDel="00000000" w:rsidP="00000000" w:rsidRDefault="00000000" w:rsidRPr="00000000" w14:paraId="000002DB">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DC">
      <w:pPr>
        <w:numPr>
          <w:ilvl w:val="0"/>
          <w:numId w:val="4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Includes votes for parties, blank votes, and null votes</w:t>
      </w:r>
    </w:p>
    <w:p w:rsidR="00000000" w:rsidDel="00000000" w:rsidP="00000000" w:rsidRDefault="00000000" w:rsidRPr="00000000" w14:paraId="000002DD">
      <w:pPr>
        <w:numPr>
          <w:ilvl w:val="0"/>
          <w:numId w:val="4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DE">
      <w:pPr>
        <w:pStyle w:val="Heading4"/>
        <w:spacing w:after="280" w:before="280" w:line="240" w:lineRule="auto"/>
        <w:rPr/>
      </w:pPr>
      <w:bookmarkStart w:colFirst="0" w:colLast="0" w:name="_heading=h.4atajd1kjazq" w:id="81"/>
      <w:bookmarkEnd w:id="81"/>
      <w:r w:rsidDel="00000000" w:rsidR="00000000" w:rsidRPr="00000000">
        <w:rPr>
          <w:rtl w:val="0"/>
        </w:rPr>
        <w:t xml:space="preserve">perc_voters_sub_leg</w:t>
      </w:r>
    </w:p>
    <w:p w:rsidR="00000000" w:rsidDel="00000000" w:rsidP="00000000" w:rsidRDefault="00000000" w:rsidRPr="00000000" w14:paraId="000002DF">
      <w:pPr>
        <w:numPr>
          <w:ilvl w:val="0"/>
          <w:numId w:val="4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Voter turnout rate for subnational legislative election</w:t>
      </w:r>
    </w:p>
    <w:p w:rsidR="00000000" w:rsidDel="00000000" w:rsidP="00000000" w:rsidRDefault="00000000" w:rsidRPr="00000000" w14:paraId="000002E0">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E1">
      <w:pPr>
        <w:numPr>
          <w:ilvl w:val="0"/>
          <w:numId w:val="4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(total_voters_sub_leg / voters_registered_sub_leg) × 100</w:t>
      </w:r>
    </w:p>
    <w:p w:rsidR="00000000" w:rsidDel="00000000" w:rsidP="00000000" w:rsidRDefault="00000000" w:rsidRPr="00000000" w14:paraId="000002E2">
      <w:pPr>
        <w:numPr>
          <w:ilvl w:val="0"/>
          <w:numId w:val="4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E3">
      <w:pPr>
        <w:pStyle w:val="Heading4"/>
        <w:spacing w:after="280" w:before="280" w:line="240" w:lineRule="auto"/>
        <w:rPr/>
      </w:pPr>
      <w:bookmarkStart w:colFirst="0" w:colLast="0" w:name="_heading=h.ycqer4fhqr37" w:id="82"/>
      <w:bookmarkEnd w:id="82"/>
      <w:r w:rsidDel="00000000" w:rsidR="00000000" w:rsidRPr="00000000">
        <w:rPr>
          <w:rtl w:val="0"/>
        </w:rPr>
        <w:t xml:space="preserve">valid_votes_sub_leg</w:t>
      </w:r>
    </w:p>
    <w:p w:rsidR="00000000" w:rsidDel="00000000" w:rsidP="00000000" w:rsidRDefault="00000000" w:rsidRPr="00000000" w14:paraId="000002E4">
      <w:pPr>
        <w:numPr>
          <w:ilvl w:val="0"/>
          <w:numId w:val="4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valid votes for subnational legislative election</w:t>
      </w:r>
    </w:p>
    <w:p w:rsidR="00000000" w:rsidDel="00000000" w:rsidP="00000000" w:rsidRDefault="00000000" w:rsidRPr="00000000" w14:paraId="000002E5">
      <w:pPr>
        <w:numPr>
          <w:ilvl w:val="0"/>
          <w:numId w:val="4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E6">
      <w:pPr>
        <w:numPr>
          <w:ilvl w:val="0"/>
          <w:numId w:val="4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E7">
      <w:pPr>
        <w:pStyle w:val="Heading4"/>
        <w:spacing w:after="280" w:before="280" w:line="240" w:lineRule="auto"/>
        <w:rPr/>
      </w:pPr>
      <w:bookmarkStart w:colFirst="0" w:colLast="0" w:name="_heading=h.kjdfnvur71pg" w:id="83"/>
      <w:bookmarkEnd w:id="83"/>
      <w:r w:rsidDel="00000000" w:rsidR="00000000" w:rsidRPr="00000000">
        <w:rPr>
          <w:rtl w:val="0"/>
        </w:rPr>
        <w:t xml:space="preserve">perc_valid_votes_sub_leg</w:t>
      </w:r>
    </w:p>
    <w:p w:rsidR="00000000" w:rsidDel="00000000" w:rsidP="00000000" w:rsidRDefault="00000000" w:rsidRPr="00000000" w14:paraId="000002E8">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Valid votes as percentage of total votes in legislative election</w:t>
      </w:r>
    </w:p>
    <w:p w:rsidR="00000000" w:rsidDel="00000000" w:rsidP="00000000" w:rsidRDefault="00000000" w:rsidRPr="00000000" w14:paraId="000002E9">
      <w:pPr>
        <w:numPr>
          <w:ilvl w:val="0"/>
          <w:numId w:val="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EA">
      <w:pPr>
        <w:numPr>
          <w:ilvl w:val="0"/>
          <w:numId w:val="4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(valid_votes_sub_leg / total_voters_sub_leg) × 100</w:t>
      </w:r>
    </w:p>
    <w:p w:rsidR="00000000" w:rsidDel="00000000" w:rsidP="00000000" w:rsidRDefault="00000000" w:rsidRPr="00000000" w14:paraId="000002EB">
      <w:pPr>
        <w:numPr>
          <w:ilvl w:val="0"/>
          <w:numId w:val="4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2EC">
      <w:pPr>
        <w:pStyle w:val="Heading4"/>
        <w:rPr/>
      </w:pPr>
      <w:bookmarkStart w:colFirst="0" w:colLast="0" w:name="_heading=h.exduzbcklnzh" w:id="84"/>
      <w:bookmarkEnd w:id="84"/>
      <w:r w:rsidDel="00000000" w:rsidR="00000000" w:rsidRPr="00000000">
        <w:rPr>
          <w:rtl w:val="0"/>
        </w:rPr>
        <w:t xml:space="preserve">party_name_sub_leg</w:t>
      </w:r>
      <w:r w:rsidDel="00000000" w:rsidR="00000000" w:rsidRPr="00000000">
        <w:rPr>
          <w:rtl w:val="0"/>
        </w:rPr>
      </w:r>
    </w:p>
    <w:p w:rsidR="00000000" w:rsidDel="00000000" w:rsidP="00000000" w:rsidRDefault="00000000" w:rsidRPr="00000000" w14:paraId="000002ED">
      <w:pPr>
        <w:numPr>
          <w:ilvl w:val="0"/>
          <w:numId w:val="46"/>
        </w:numPr>
        <w:spacing w:after="0" w:before="280" w:line="240" w:lineRule="auto"/>
        <w:ind w:left="720" w:hanging="360"/>
        <w:rPr>
          <w:rFonts w:ascii="Times New Roman" w:cs="Times New Roman" w:eastAsia="Times New Roman" w:hAnsi="Times New Roman"/>
          <w:sz w:val="24"/>
          <w:szCs w:val="24"/>
        </w:rPr>
      </w:pPr>
      <w:sdt>
        <w:sdtPr>
          <w:id w:val="574429583"/>
          <w:tag w:val="goog_rdk_23"/>
        </w:sdtPr>
        <w:sdtContent>
          <w:commentRangeStart w:id="10"/>
        </w:sdtContent>
      </w:sdt>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Name of the party or the electoral coalition that compete in Election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EE">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2EF">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F0">
      <w:pPr>
        <w:pStyle w:val="Heading4"/>
        <w:rPr/>
      </w:pPr>
      <w:bookmarkStart w:colFirst="0" w:colLast="0" w:name="_heading=h.bgn7fpip0377" w:id="85"/>
      <w:bookmarkEnd w:id="85"/>
      <w:r w:rsidDel="00000000" w:rsidR="00000000" w:rsidRPr="00000000">
        <w:rPr>
          <w:rtl w:val="0"/>
        </w:rPr>
        <w:t xml:space="preserve">total_votes_party_sub_leg</w:t>
      </w:r>
    </w:p>
    <w:p w:rsidR="00000000" w:rsidDel="00000000" w:rsidP="00000000" w:rsidRDefault="00000000" w:rsidRPr="00000000" w14:paraId="000002F1">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people who voted in subnational legislative election for that party/electoral coalition</w:t>
      </w:r>
    </w:p>
    <w:p w:rsidR="00000000" w:rsidDel="00000000" w:rsidP="00000000" w:rsidRDefault="00000000" w:rsidRPr="00000000" w14:paraId="000002F2">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r w:rsidDel="00000000" w:rsidR="00000000" w:rsidRPr="00000000">
        <w:rPr>
          <w:rtl w:val="0"/>
        </w:rPr>
      </w:r>
    </w:p>
    <w:p w:rsidR="00000000" w:rsidDel="00000000" w:rsidP="00000000" w:rsidRDefault="00000000" w:rsidRPr="00000000" w14:paraId="000002F3">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F4">
      <w:pPr>
        <w:pStyle w:val="Heading4"/>
        <w:rPr/>
      </w:pPr>
      <w:bookmarkStart w:colFirst="0" w:colLast="0" w:name="_heading=h.jz3bau49xt8h" w:id="86"/>
      <w:bookmarkEnd w:id="86"/>
      <w:r w:rsidDel="00000000" w:rsidR="00000000" w:rsidRPr="00000000">
        <w:rPr>
          <w:rtl w:val="0"/>
        </w:rPr>
        <w:t xml:space="preserve">perc_votes_party_sub_leg</w:t>
      </w:r>
    </w:p>
    <w:p w:rsidR="00000000" w:rsidDel="00000000" w:rsidP="00000000" w:rsidRDefault="00000000" w:rsidRPr="00000000" w14:paraId="000002F5">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Percentage of votes obtained in subnational legislative election for the party/electoral coalition</w:t>
      </w:r>
    </w:p>
    <w:p w:rsidR="00000000" w:rsidDel="00000000" w:rsidP="00000000" w:rsidRDefault="00000000" w:rsidRPr="00000000" w14:paraId="000002F6">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2F7">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(total_votes_party_sub_leg / </w:t>
      </w:r>
      <w:r w:rsidDel="00000000" w:rsidR="00000000" w:rsidRPr="00000000">
        <w:rPr>
          <w:rFonts w:ascii="Times New Roman" w:cs="Times New Roman" w:eastAsia="Times New Roman" w:hAnsi="Times New Roman"/>
          <w:sz w:val="24"/>
          <w:szCs w:val="24"/>
          <w:rtl w:val="0"/>
        </w:rPr>
        <w:t xml:space="preserve">valid_votes_sub_leg</w:t>
      </w:r>
      <w:r w:rsidDel="00000000" w:rsidR="00000000" w:rsidRPr="00000000">
        <w:rPr>
          <w:rFonts w:ascii="Times New Roman" w:cs="Times New Roman" w:eastAsia="Times New Roman" w:hAnsi="Times New Roman"/>
          <w:sz w:val="24"/>
          <w:szCs w:val="24"/>
          <w:rtl w:val="0"/>
        </w:rPr>
        <w:t xml:space="preserve">) × 100</w:t>
      </w:r>
      <w:r w:rsidDel="00000000" w:rsidR="00000000" w:rsidRPr="00000000">
        <w:rPr>
          <w:rtl w:val="0"/>
        </w:rPr>
      </w:r>
    </w:p>
    <w:p w:rsidR="00000000" w:rsidDel="00000000" w:rsidP="00000000" w:rsidRDefault="00000000" w:rsidRPr="00000000" w14:paraId="000002F8">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F9">
      <w:pPr>
        <w:pStyle w:val="Heading4"/>
        <w:rPr/>
      </w:pPr>
      <w:bookmarkStart w:colFirst="0" w:colLast="0" w:name="_heading=h.gmh78wwuc7hq" w:id="87"/>
      <w:bookmarkEnd w:id="87"/>
      <w:r w:rsidDel="00000000" w:rsidR="00000000" w:rsidRPr="00000000">
        <w:rPr>
          <w:rtl w:val="0"/>
        </w:rPr>
        <w:t xml:space="preserve">total_seats_party_sub_leg</w:t>
      </w:r>
    </w:p>
    <w:p w:rsidR="00000000" w:rsidDel="00000000" w:rsidP="00000000" w:rsidRDefault="00000000" w:rsidRPr="00000000" w14:paraId="000002FA">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Amount of seats obtained by the party/electoral coalition in subnational legislative election</w:t>
      </w:r>
    </w:p>
    <w:p w:rsidR="00000000" w:rsidDel="00000000" w:rsidP="00000000" w:rsidRDefault="00000000" w:rsidRPr="00000000" w14:paraId="000002FB">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2FC">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2FD">
      <w:pPr>
        <w:pStyle w:val="Heading4"/>
        <w:rPr/>
      </w:pPr>
      <w:bookmarkStart w:colFirst="0" w:colLast="0" w:name="_heading=h.b21hxkx8vuna" w:id="88"/>
      <w:bookmarkEnd w:id="88"/>
      <w:r w:rsidDel="00000000" w:rsidR="00000000" w:rsidRPr="00000000">
        <w:rPr>
          <w:rtl w:val="0"/>
        </w:rPr>
        <w:t xml:space="preserve">perc_seats_party_sub_leg</w:t>
      </w:r>
    </w:p>
    <w:p w:rsidR="00000000" w:rsidDel="00000000" w:rsidP="00000000" w:rsidRDefault="00000000" w:rsidRPr="00000000" w14:paraId="000002FE">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Percentage of seats obtained by the party/alliance in the subnational legislative election</w:t>
      </w:r>
    </w:p>
    <w:p w:rsidR="00000000" w:rsidDel="00000000" w:rsidP="00000000" w:rsidRDefault="00000000" w:rsidRPr="00000000" w14:paraId="000002FF">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300">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total_seats_party_sub_leg</w:t>
      </w:r>
      <w:r w:rsidDel="00000000" w:rsidR="00000000" w:rsidRPr="00000000">
        <w:rPr>
          <w:rFonts w:ascii="Times New Roman" w:cs="Times New Roman" w:eastAsia="Times New Roman" w:hAnsi="Times New Roman"/>
          <w:sz w:val="24"/>
          <w:szCs w:val="24"/>
          <w:rtl w:val="0"/>
        </w:rPr>
        <w:t xml:space="preserve"> / total_seats_in_contest_sub_leg) × 100</w:t>
      </w:r>
    </w:p>
    <w:p w:rsidR="00000000" w:rsidDel="00000000" w:rsidP="00000000" w:rsidRDefault="00000000" w:rsidRPr="00000000" w14:paraId="00000301">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02">
      <w:pPr>
        <w:pStyle w:val="Heading4"/>
        <w:rPr/>
      </w:pPr>
      <w:bookmarkStart w:colFirst="0" w:colLast="0" w:name="_heading=h.5zs0uw4oqqmu" w:id="89"/>
      <w:bookmarkEnd w:id="89"/>
      <w:r w:rsidDel="00000000" w:rsidR="00000000" w:rsidRPr="00000000">
        <w:rPr>
          <w:rtl w:val="0"/>
        </w:rPr>
        <w:t xml:space="preserve">blank_votes_sub_leg</w:t>
      </w:r>
    </w:p>
    <w:p w:rsidR="00000000" w:rsidDel="00000000" w:rsidP="00000000" w:rsidRDefault="00000000" w:rsidRPr="00000000" w14:paraId="00000303">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blank votes in the subnational legislative election</w:t>
      </w:r>
    </w:p>
    <w:p w:rsidR="00000000" w:rsidDel="00000000" w:rsidP="00000000" w:rsidRDefault="00000000" w:rsidRPr="00000000" w14:paraId="00000304">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05">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06">
      <w:pPr>
        <w:pStyle w:val="Heading4"/>
        <w:rPr/>
      </w:pPr>
      <w:bookmarkStart w:colFirst="0" w:colLast="0" w:name="_heading=h.pqv5hb44699c" w:id="90"/>
      <w:bookmarkEnd w:id="90"/>
      <w:r w:rsidDel="00000000" w:rsidR="00000000" w:rsidRPr="00000000">
        <w:rPr>
          <w:rtl w:val="0"/>
        </w:rPr>
        <w:t xml:space="preserve">null_votes_sub_leg</w:t>
      </w:r>
    </w:p>
    <w:p w:rsidR="00000000" w:rsidDel="00000000" w:rsidP="00000000" w:rsidRDefault="00000000" w:rsidRPr="00000000" w14:paraId="00000307">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null votes in the subnational legislative election</w:t>
      </w:r>
    </w:p>
    <w:p w:rsidR="00000000" w:rsidDel="00000000" w:rsidP="00000000" w:rsidRDefault="00000000" w:rsidRPr="00000000" w14:paraId="00000308">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09">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0A">
      <w:pPr>
        <w:pStyle w:val="Heading4"/>
        <w:rPr/>
      </w:pPr>
      <w:bookmarkStart w:colFirst="0" w:colLast="0" w:name="_heading=h.nsrs1vjikhyq" w:id="91"/>
      <w:bookmarkEnd w:id="91"/>
      <w:r w:rsidDel="00000000" w:rsidR="00000000" w:rsidRPr="00000000">
        <w:rPr>
          <w:rtl w:val="0"/>
        </w:rPr>
        <w:t xml:space="preserve">challenged_votes_sub_leg</w:t>
      </w:r>
    </w:p>
    <w:p w:rsidR="00000000" w:rsidDel="00000000" w:rsidP="00000000" w:rsidRDefault="00000000" w:rsidRPr="00000000" w14:paraId="0000030B">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challenged votes in the subnational legislative election</w:t>
      </w:r>
    </w:p>
    <w:p w:rsidR="00000000" w:rsidDel="00000000" w:rsidP="00000000" w:rsidRDefault="00000000" w:rsidRPr="00000000" w14:paraId="0000030C">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0D">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0E">
      <w:pPr>
        <w:pStyle w:val="Heading4"/>
        <w:rPr/>
      </w:pPr>
      <w:bookmarkStart w:colFirst="0" w:colLast="0" w:name="_heading=h.1dlxgpghj2nc" w:id="92"/>
      <w:bookmarkEnd w:id="92"/>
      <w:r w:rsidDel="00000000" w:rsidR="00000000" w:rsidRPr="00000000">
        <w:rPr>
          <w:rtl w:val="0"/>
        </w:rPr>
        <w:t xml:space="preserve">impounded_votes_sub_leg</w:t>
      </w:r>
    </w:p>
    <w:p w:rsidR="00000000" w:rsidDel="00000000" w:rsidP="00000000" w:rsidRDefault="00000000" w:rsidRPr="00000000" w14:paraId="0000030F">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contested voting identities in the subnational legislative election</w:t>
      </w:r>
    </w:p>
    <w:p w:rsidR="00000000" w:rsidDel="00000000" w:rsidP="00000000" w:rsidRDefault="00000000" w:rsidRPr="00000000" w14:paraId="00000310">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11">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12">
      <w:pPr>
        <w:pStyle w:val="Heading4"/>
        <w:rPr/>
      </w:pPr>
      <w:bookmarkStart w:colFirst="0" w:colLast="0" w:name="_heading=h.myiknqyrb55w" w:id="93"/>
      <w:bookmarkEnd w:id="93"/>
      <w:r w:rsidDel="00000000" w:rsidR="00000000" w:rsidRPr="00000000">
        <w:rPr>
          <w:rtl w:val="0"/>
        </w:rPr>
        <w:t xml:space="preserve">compensation_for_record_discrepancy_votes_sub_leg</w:t>
      </w:r>
    </w:p>
    <w:p w:rsidR="00000000" w:rsidDel="00000000" w:rsidP="00000000" w:rsidRDefault="00000000" w:rsidRPr="00000000" w14:paraId="00000313">
      <w:pPr>
        <w:numPr>
          <w:ilvl w:val="0"/>
          <w:numId w:val="4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votes offset by discrepancy in the tally sheets in the subnational legislative election</w:t>
      </w:r>
    </w:p>
    <w:p w:rsidR="00000000" w:rsidDel="00000000" w:rsidP="00000000" w:rsidRDefault="00000000" w:rsidRPr="00000000" w14:paraId="00000314">
      <w:pPr>
        <w:numPr>
          <w:ilvl w:val="0"/>
          <w:numId w:val="4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15">
      <w:pPr>
        <w:numPr>
          <w:ilvl w:val="0"/>
          <w:numId w:val="46"/>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16">
      <w:pPr>
        <w:pStyle w:val="Heading4"/>
        <w:spacing w:after="280" w:before="280" w:line="240" w:lineRule="auto"/>
        <w:rPr/>
      </w:pPr>
      <w:bookmarkStart w:colFirst="0" w:colLast="0" w:name="_heading=h.r77r5qf9tng6" w:id="94"/>
      <w:bookmarkEnd w:id="94"/>
      <w:r w:rsidDel="00000000" w:rsidR="00000000" w:rsidRPr="00000000">
        <w:rPr>
          <w:rtl w:val="0"/>
        </w:rPr>
        <w:t xml:space="preserve">margin_victory_sub_leg</w:t>
      </w:r>
    </w:p>
    <w:p w:rsidR="00000000" w:rsidDel="00000000" w:rsidP="00000000" w:rsidRDefault="00000000" w:rsidRPr="00000000" w14:paraId="00000317">
      <w:pPr>
        <w:numPr>
          <w:ilvl w:val="0"/>
          <w:numId w:val="4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Victory margin in legislative election</w:t>
      </w:r>
    </w:p>
    <w:p w:rsidR="00000000" w:rsidDel="00000000" w:rsidP="00000000" w:rsidRDefault="00000000" w:rsidRPr="00000000" w14:paraId="00000318">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319">
      <w:pPr>
        <w:numPr>
          <w:ilvl w:val="0"/>
          <w:numId w:val="4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percentage of votes obtained by the winning party - percentage of votes obtained by  the second-place party</w:t>
      </w:r>
      <w:r w:rsidDel="00000000" w:rsidR="00000000" w:rsidRPr="00000000">
        <w:rPr>
          <w:rtl w:val="0"/>
        </w:rPr>
      </w:r>
    </w:p>
    <w:p w:rsidR="00000000" w:rsidDel="00000000" w:rsidP="00000000" w:rsidRDefault="00000000" w:rsidRPr="00000000" w14:paraId="0000031A">
      <w:pPr>
        <w:numPr>
          <w:ilvl w:val="0"/>
          <w:numId w:val="4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31B">
      <w:pPr>
        <w:pStyle w:val="Heading4"/>
        <w:rPr/>
      </w:pPr>
      <w:bookmarkStart w:colFirst="0" w:colLast="0" w:name="_heading=h.tmj2dljd2di1" w:id="95"/>
      <w:bookmarkEnd w:id="95"/>
      <w:r w:rsidDel="00000000" w:rsidR="00000000" w:rsidRPr="00000000">
        <w:rPr>
          <w:rtl w:val="0"/>
        </w:rPr>
        <w:t xml:space="preserve">cumulative_electoral_year_sub_legcumulative_electoral_sub_year</w:t>
      </w:r>
    </w:p>
    <w:p w:rsidR="00000000" w:rsidDel="00000000" w:rsidP="00000000" w:rsidRDefault="00000000" w:rsidRPr="00000000" w14:paraId="0000031C">
      <w:pPr>
        <w:numPr>
          <w:ilvl w:val="0"/>
          <w:numId w:val="5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Cumulative count of subnational executive elections</w:t>
      </w:r>
    </w:p>
    <w:p w:rsidR="00000000" w:rsidDel="00000000" w:rsidP="00000000" w:rsidRDefault="00000000" w:rsidRPr="00000000" w14:paraId="0000031D">
      <w:pPr>
        <w:numPr>
          <w:ilvl w:val="0"/>
          <w:numId w:val="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1E">
      <w:pPr>
        <w:numPr>
          <w:ilvl w:val="0"/>
          <w:numId w:val="5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Running total from beginning of data series</w:t>
      </w:r>
    </w:p>
    <w:p w:rsidR="00000000" w:rsidDel="00000000" w:rsidP="00000000" w:rsidRDefault="00000000" w:rsidRPr="00000000" w14:paraId="0000031F">
      <w:pPr>
        <w:numPr>
          <w:ilvl w:val="0"/>
          <w:numId w:val="58"/>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coding</w:t>
      </w:r>
    </w:p>
    <w:p w:rsidR="00000000" w:rsidDel="00000000" w:rsidP="00000000" w:rsidRDefault="00000000" w:rsidRPr="00000000" w14:paraId="00000320">
      <w:pPr>
        <w:pStyle w:val="Heading4"/>
        <w:rPr/>
      </w:pPr>
      <w:bookmarkStart w:colFirst="0" w:colLast="0" w:name="_heading=h.z52w4kokqo0i" w:id="96"/>
      <w:bookmarkEnd w:id="96"/>
      <w:r w:rsidDel="00000000" w:rsidR="00000000" w:rsidRPr="00000000">
        <w:rPr>
          <w:rtl w:val="0"/>
        </w:rPr>
        <w:t xml:space="preserve">concurrent_election_with_nat_sub_legconcurrent_sub_nat_election</w:t>
      </w:r>
    </w:p>
    <w:p w:rsidR="00000000" w:rsidDel="00000000" w:rsidP="00000000" w:rsidRDefault="00000000" w:rsidRPr="00000000" w14:paraId="00000321">
      <w:pPr>
        <w:numPr>
          <w:ilvl w:val="0"/>
          <w:numId w:val="5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Indicates whether gubernatorial and presidential elections were held in the same calendar year</w:t>
      </w:r>
    </w:p>
    <w:p w:rsidR="00000000" w:rsidDel="00000000" w:rsidP="00000000" w:rsidRDefault="00000000" w:rsidRPr="00000000" w14:paraId="00000322">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Binary</w:t>
      </w:r>
    </w:p>
    <w:p w:rsidR="00000000" w:rsidDel="00000000" w:rsidP="00000000" w:rsidRDefault="00000000" w:rsidRPr="00000000" w14:paraId="00000323">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Concurrent election year (both gubernatorial and presidential elections held)</w:t>
      </w:r>
    </w:p>
    <w:p w:rsidR="00000000" w:rsidDel="00000000" w:rsidP="00000000" w:rsidRDefault="00000000" w:rsidRPr="00000000" w14:paraId="00000325">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Non-concurrent year (only one type of election or neither)</w:t>
      </w:r>
    </w:p>
    <w:p w:rsidR="00000000" w:rsidDel="00000000" w:rsidP="00000000" w:rsidRDefault="00000000" w:rsidRPr="00000000" w14:paraId="00000326">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w:t>
      </w:r>
      <w:r w:rsidDel="00000000" w:rsidR="00000000" w:rsidRPr="00000000">
        <w:rPr>
          <w:rFonts w:ascii="Times New Roman" w:cs="Times New Roman" w:eastAsia="Times New Roman" w:hAnsi="Times New Roman"/>
          <w:sz w:val="24"/>
          <w:szCs w:val="24"/>
          <w:rtl w:val="0"/>
        </w:rPr>
        <w:t xml:space="preserve"> Based on calendar year, not exact election dates</w:t>
      </w:r>
    </w:p>
    <w:p w:rsidR="00000000" w:rsidDel="00000000" w:rsidP="00000000" w:rsidRDefault="00000000" w:rsidRPr="00000000" w14:paraId="00000327">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Important for analyzing electoral coattail effects and vertical electoral coordination</w:t>
      </w:r>
    </w:p>
    <w:p w:rsidR="00000000" w:rsidDel="00000000" w:rsidP="00000000" w:rsidRDefault="00000000" w:rsidRPr="00000000" w14:paraId="00000328">
      <w:pPr>
        <w:numPr>
          <w:ilvl w:val="0"/>
          <w:numId w:val="59"/>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Concurrent (1):</w:t>
      </w:r>
      <w:r w:rsidDel="00000000" w:rsidR="00000000" w:rsidRPr="00000000">
        <w:rPr>
          <w:rFonts w:ascii="Times New Roman" w:cs="Times New Roman" w:eastAsia="Times New Roman" w:hAnsi="Times New Roman"/>
          <w:sz w:val="24"/>
          <w:szCs w:val="24"/>
          <w:rtl w:val="0"/>
        </w:rPr>
        <w:t xml:space="preserve"> Brazil, 2018 - All states elect governors in October alongside presidential election</w:t>
      </w:r>
    </w:p>
    <w:p w:rsidR="00000000" w:rsidDel="00000000" w:rsidP="00000000" w:rsidRDefault="00000000" w:rsidRPr="00000000" w14:paraId="0000032A">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Concurrent (1):</w:t>
      </w:r>
      <w:r w:rsidDel="00000000" w:rsidR="00000000" w:rsidRPr="00000000">
        <w:rPr>
          <w:rFonts w:ascii="Times New Roman" w:cs="Times New Roman" w:eastAsia="Times New Roman" w:hAnsi="Times New Roman"/>
          <w:sz w:val="24"/>
          <w:szCs w:val="24"/>
          <w:rtl w:val="0"/>
        </w:rPr>
        <w:t xml:space="preserve"> Mexico, 2018 - 9 states (including CDMX, Jalisco, Morelos) hold gubernatorial elections same year as presidential</w:t>
      </w:r>
    </w:p>
    <w:p w:rsidR="00000000" w:rsidDel="00000000" w:rsidP="00000000" w:rsidRDefault="00000000" w:rsidRPr="00000000" w14:paraId="0000032B">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Non-concurrent (0):</w:t>
      </w:r>
      <w:r w:rsidDel="00000000" w:rsidR="00000000" w:rsidRPr="00000000">
        <w:rPr>
          <w:rFonts w:ascii="Times New Roman" w:cs="Times New Roman" w:eastAsia="Times New Roman" w:hAnsi="Times New Roman"/>
          <w:sz w:val="24"/>
          <w:szCs w:val="24"/>
          <w:rtl w:val="0"/>
        </w:rPr>
        <w:t xml:space="preserve"> Argentina, 2017 - No presidential election, but several provinces (Buenos Aires, Córdoba, etc.) elect governors</w:t>
      </w:r>
    </w:p>
    <w:p w:rsidR="00000000" w:rsidDel="00000000" w:rsidP="00000000" w:rsidRDefault="00000000" w:rsidRPr="00000000" w14:paraId="0000032C">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Non-concurrent (0):</w:t>
      </w:r>
      <w:r w:rsidDel="00000000" w:rsidR="00000000" w:rsidRPr="00000000">
        <w:rPr>
          <w:rFonts w:ascii="Times New Roman" w:cs="Times New Roman" w:eastAsia="Times New Roman" w:hAnsi="Times New Roman"/>
          <w:sz w:val="24"/>
          <w:szCs w:val="24"/>
          <w:rtl w:val="0"/>
        </w:rPr>
        <w:t xml:space="preserve"> Mexico, 2019 - No presidential election, but Baja California holds gubernatorial election</w:t>
      </w:r>
    </w:p>
    <w:p w:rsidR="00000000" w:rsidDel="00000000" w:rsidP="00000000" w:rsidRDefault="00000000" w:rsidRPr="00000000" w14:paraId="0000032D">
      <w:pPr>
        <w:numPr>
          <w:ilvl w:val="1"/>
          <w:numId w:val="59"/>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Country patterns:</w:t>
      </w:r>
      <w:r w:rsidDel="00000000" w:rsidR="00000000" w:rsidRPr="00000000">
        <w:rPr>
          <w:rFonts w:ascii="Times New Roman" w:cs="Times New Roman" w:eastAsia="Times New Roman" w:hAnsi="Times New Roman"/>
          <w:sz w:val="24"/>
          <w:szCs w:val="24"/>
          <w:rtl w:val="0"/>
        </w:rPr>
        <w:t xml:space="preserve"> Brazil always concurrent (every 4 years), Argentina/Mexico mixed timing</w:t>
      </w:r>
    </w:p>
    <w:p w:rsidR="00000000" w:rsidDel="00000000" w:rsidP="00000000" w:rsidRDefault="00000000" w:rsidRPr="00000000" w14:paraId="0000032E">
      <w:pPr>
        <w:numPr>
          <w:ilvl w:val="0"/>
          <w:numId w:val="59"/>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coding based on electoral agencies</w:t>
      </w:r>
    </w:p>
    <w:p w:rsidR="00000000" w:rsidDel="00000000" w:rsidP="00000000" w:rsidRDefault="00000000" w:rsidRPr="00000000" w14:paraId="0000032F">
      <w:pPr>
        <w:pStyle w:val="Heading4"/>
        <w:rPr/>
      </w:pPr>
      <w:bookmarkStart w:colFirst="0" w:colLast="0" w:name="_heading=h.beslgps87z82" w:id="97"/>
      <w:bookmarkEnd w:id="97"/>
      <w:r w:rsidDel="00000000" w:rsidR="00000000" w:rsidRPr="00000000">
        <w:rPr>
          <w:rtl w:val="0"/>
        </w:rPr>
        <w:t xml:space="preserve">num_parties_election_contest_sub_leg</w:t>
      </w:r>
    </w:p>
    <w:p w:rsidR="00000000" w:rsidDel="00000000" w:rsidP="00000000" w:rsidRDefault="00000000" w:rsidRPr="00000000" w14:paraId="00000330">
      <w:pPr>
        <w:numPr>
          <w:ilvl w:val="0"/>
          <w:numId w:val="5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parties that participated in the election to the subnational legislature</w:t>
      </w:r>
    </w:p>
    <w:p w:rsidR="00000000" w:rsidDel="00000000" w:rsidP="00000000" w:rsidRDefault="00000000" w:rsidRPr="00000000" w14:paraId="00000331">
      <w:pPr>
        <w:numPr>
          <w:ilvl w:val="0"/>
          <w:numId w:val="57"/>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32">
      <w:pPr>
        <w:numPr>
          <w:ilvl w:val="0"/>
          <w:numId w:val="57"/>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Own coding based on electoral agencies</w:t>
      </w:r>
    </w:p>
    <w:p w:rsidR="00000000" w:rsidDel="00000000" w:rsidP="00000000" w:rsidRDefault="00000000" w:rsidRPr="00000000" w14:paraId="00000333">
      <w:pPr>
        <w:pStyle w:val="Heading4"/>
        <w:spacing w:after="280" w:before="280" w:line="240" w:lineRule="auto"/>
        <w:rPr/>
      </w:pPr>
      <w:bookmarkStart w:colFirst="0" w:colLast="0" w:name="_heading=h.hhwkf8xvmhfg" w:id="98"/>
      <w:bookmarkEnd w:id="98"/>
      <w:r w:rsidDel="00000000" w:rsidR="00000000" w:rsidRPr="00000000">
        <w:rPr>
          <w:rtl w:val="0"/>
        </w:rPr>
        <w:t xml:space="preserve">total_seats_in_contest_sub_leg</w:t>
      </w:r>
    </w:p>
    <w:p w:rsidR="00000000" w:rsidDel="00000000" w:rsidP="00000000" w:rsidRDefault="00000000" w:rsidRPr="00000000" w14:paraId="00000334">
      <w:pPr>
        <w:numPr>
          <w:ilvl w:val="0"/>
          <w:numId w:val="4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parties competing in legislative election</w:t>
      </w:r>
    </w:p>
    <w:p w:rsidR="00000000" w:rsidDel="00000000" w:rsidP="00000000" w:rsidRDefault="00000000" w:rsidRPr="00000000" w14:paraId="00000335">
      <w:pPr>
        <w:numPr>
          <w:ilvl w:val="0"/>
          <w:numId w:val="4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36">
      <w:pPr>
        <w:numPr>
          <w:ilvl w:val="0"/>
          <w:numId w:val="4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37">
      <w:pPr>
        <w:pStyle w:val="Heading4"/>
        <w:spacing w:after="280" w:before="280" w:line="240" w:lineRule="auto"/>
        <w:rPr/>
      </w:pPr>
      <w:bookmarkStart w:colFirst="0" w:colLast="0" w:name="_heading=h.s3w3ifmx5jfk" w:id="99"/>
      <w:bookmarkEnd w:id="99"/>
      <w:r w:rsidDel="00000000" w:rsidR="00000000" w:rsidRPr="00000000">
        <w:rPr>
          <w:rtl w:val="0"/>
        </w:rPr>
        <w:t xml:space="preserve">total_chamber_seats_sub_leg</w:t>
      </w:r>
    </w:p>
    <w:p w:rsidR="00000000" w:rsidDel="00000000" w:rsidP="00000000" w:rsidRDefault="00000000" w:rsidRPr="00000000" w14:paraId="00000338">
      <w:pPr>
        <w:numPr>
          <w:ilvl w:val="0"/>
          <w:numId w:val="5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Total seats in lower/single chamber of subnational legislature</w:t>
      </w:r>
    </w:p>
    <w:p w:rsidR="00000000" w:rsidDel="00000000" w:rsidP="00000000" w:rsidRDefault="00000000" w:rsidRPr="00000000" w14:paraId="00000339">
      <w:pPr>
        <w:numPr>
          <w:ilvl w:val="0"/>
          <w:numId w:val="5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3A">
      <w:pPr>
        <w:numPr>
          <w:ilvl w:val="0"/>
          <w:numId w:val="5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3B">
      <w:pPr>
        <w:pStyle w:val="Heading4"/>
        <w:spacing w:after="280" w:before="280" w:line="240" w:lineRule="auto"/>
        <w:rPr/>
      </w:pPr>
      <w:bookmarkStart w:colFirst="0" w:colLast="0" w:name="_heading=h.sf8t2c9gawba" w:id="100"/>
      <w:bookmarkEnd w:id="100"/>
      <w:r w:rsidDel="00000000" w:rsidR="00000000" w:rsidRPr="00000000">
        <w:rPr>
          <w:rtl w:val="0"/>
        </w:rPr>
        <w:t xml:space="preserve">num_seats_incumbent_sub_leg</w:t>
      </w:r>
    </w:p>
    <w:p w:rsidR="00000000" w:rsidDel="00000000" w:rsidP="00000000" w:rsidRDefault="00000000" w:rsidRPr="00000000" w14:paraId="0000033C">
      <w:pPr>
        <w:numPr>
          <w:ilvl w:val="0"/>
          <w:numId w:val="5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Seats held by governor's party in subnational legislature</w:t>
      </w:r>
    </w:p>
    <w:p w:rsidR="00000000" w:rsidDel="00000000" w:rsidP="00000000" w:rsidRDefault="00000000" w:rsidRPr="00000000" w14:paraId="0000033D">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3E">
      <w:pPr>
        <w:numPr>
          <w:ilvl w:val="0"/>
          <w:numId w:val="5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Excludes coalition partners; only governor's own party</w:t>
      </w:r>
    </w:p>
    <w:p w:rsidR="00000000" w:rsidDel="00000000" w:rsidP="00000000" w:rsidRDefault="00000000" w:rsidRPr="00000000" w14:paraId="0000033F">
      <w:pPr>
        <w:numPr>
          <w:ilvl w:val="0"/>
          <w:numId w:val="5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40">
      <w:pPr>
        <w:pStyle w:val="Heading4"/>
        <w:spacing w:after="280" w:before="280" w:line="240" w:lineRule="auto"/>
        <w:rPr/>
      </w:pPr>
      <w:bookmarkStart w:colFirst="0" w:colLast="0" w:name="_heading=h.21typt9kxlbo" w:id="101"/>
      <w:bookmarkEnd w:id="101"/>
      <w:r w:rsidDel="00000000" w:rsidR="00000000" w:rsidRPr="00000000">
        <w:rPr>
          <w:rtl w:val="0"/>
        </w:rPr>
        <w:t xml:space="preserve">perc_seats_incumbent_sub_leg</w:t>
      </w:r>
    </w:p>
    <w:p w:rsidR="00000000" w:rsidDel="00000000" w:rsidP="00000000" w:rsidRDefault="00000000" w:rsidRPr="00000000" w14:paraId="00000341">
      <w:pPr>
        <w:numPr>
          <w:ilvl w:val="0"/>
          <w:numId w:val="5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Percentage of legislative seats held by the governor's political party</w:t>
      </w:r>
    </w:p>
    <w:p w:rsidR="00000000" w:rsidDel="00000000" w:rsidP="00000000" w:rsidRDefault="00000000" w:rsidRPr="00000000" w14:paraId="00000342">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343">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0.0 to 100.0</w:t>
      </w:r>
    </w:p>
    <w:p w:rsidR="00000000" w:rsidDel="00000000" w:rsidP="00000000" w:rsidRDefault="00000000" w:rsidRPr="00000000" w14:paraId="00000344">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(num_seats_legislative_government / num_legislative_seats) × 100</w:t>
      </w:r>
    </w:p>
    <w:p w:rsidR="00000000" w:rsidDel="00000000" w:rsidP="00000000" w:rsidRDefault="00000000" w:rsidRPr="00000000" w14:paraId="00000345">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Measurement Rules: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Party identification:</w:t>
      </w:r>
      <w:r w:rsidDel="00000000" w:rsidR="00000000" w:rsidRPr="00000000">
        <w:rPr>
          <w:rFonts w:ascii="Times New Roman" w:cs="Times New Roman" w:eastAsia="Times New Roman" w:hAnsi="Times New Roman"/>
          <w:sz w:val="24"/>
          <w:szCs w:val="24"/>
          <w:rtl w:val="0"/>
        </w:rPr>
        <w:t xml:space="preserve"> Only counts seats won by the governor's exact party</w:t>
      </w:r>
    </w:p>
    <w:p w:rsidR="00000000" w:rsidDel="00000000" w:rsidP="00000000" w:rsidRDefault="00000000" w:rsidRPr="00000000" w14:paraId="00000347">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Coalition exclusion:</w:t>
      </w:r>
      <w:r w:rsidDel="00000000" w:rsidR="00000000" w:rsidRPr="00000000">
        <w:rPr>
          <w:rFonts w:ascii="Times New Roman" w:cs="Times New Roman" w:eastAsia="Times New Roman" w:hAnsi="Times New Roman"/>
          <w:sz w:val="24"/>
          <w:szCs w:val="24"/>
          <w:rtl w:val="0"/>
        </w:rPr>
        <w:t xml:space="preserve"> Does not include allied or coalition parties</w:t>
      </w:r>
    </w:p>
    <w:p w:rsidR="00000000" w:rsidDel="00000000" w:rsidP="00000000" w:rsidRDefault="00000000" w:rsidRPr="00000000" w14:paraId="00000348">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Independent governors:</w:t>
      </w:r>
      <w:r w:rsidDel="00000000" w:rsidR="00000000" w:rsidRPr="00000000">
        <w:rPr>
          <w:rFonts w:ascii="Times New Roman" w:cs="Times New Roman" w:eastAsia="Times New Roman" w:hAnsi="Times New Roman"/>
          <w:sz w:val="24"/>
          <w:szCs w:val="24"/>
          <w:rtl w:val="0"/>
        </w:rPr>
        <w:t xml:space="preserve"> Coded as 0 when governor has no party affiliation</w:t>
      </w:r>
    </w:p>
    <w:p w:rsidR="00000000" w:rsidDel="00000000" w:rsidP="00000000" w:rsidRDefault="00000000" w:rsidRPr="00000000" w14:paraId="00000349">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A">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&gt; 50.0 = Governor's party has legislative majority</w:t>
      </w:r>
    </w:p>
    <w:p w:rsidR="00000000" w:rsidDel="00000000" w:rsidP="00000000" w:rsidRDefault="00000000" w:rsidRPr="00000000" w14:paraId="0000034B">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&lt; 50.0 = Governor's party in legislative minority</w:t>
      </w:r>
    </w:p>
    <w:p w:rsidR="00000000" w:rsidDel="00000000" w:rsidP="00000000" w:rsidRDefault="00000000" w:rsidRPr="00000000" w14:paraId="0000034C">
      <w:pPr>
        <w:numPr>
          <w:ilvl w:val="0"/>
          <w:numId w:val="5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Strong majority:</w:t>
      </w:r>
      <w:r w:rsidDel="00000000" w:rsidR="00000000" w:rsidRPr="00000000">
        <w:rPr>
          <w:rFonts w:ascii="Times New Roman" w:cs="Times New Roman" w:eastAsia="Times New Roman" w:hAnsi="Times New Roman"/>
          <w:sz w:val="24"/>
          <w:szCs w:val="24"/>
          <w:rtl w:val="0"/>
        </w:rPr>
        <w:t xml:space="preserve"> Veracruz, Mexico, 2016 - PAN Governor + 30 of 50 seats (60.0%)</w:t>
      </w:r>
    </w:p>
    <w:p w:rsidR="00000000" w:rsidDel="00000000" w:rsidP="00000000" w:rsidRDefault="00000000" w:rsidRPr="00000000" w14:paraId="0000034E">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Bare majority:</w:t>
      </w:r>
      <w:r w:rsidDel="00000000" w:rsidR="00000000" w:rsidRPr="00000000">
        <w:rPr>
          <w:rFonts w:ascii="Times New Roman" w:cs="Times New Roman" w:eastAsia="Times New Roman" w:hAnsi="Times New Roman"/>
          <w:sz w:val="24"/>
          <w:szCs w:val="24"/>
          <w:rtl w:val="0"/>
        </w:rPr>
        <w:t xml:space="preserve"> Minas Gerais, Brazil, 2018 - NOVO Governor + 38 of 77 seats (49.4%)</w:t>
      </w:r>
    </w:p>
    <w:p w:rsidR="00000000" w:rsidDel="00000000" w:rsidP="00000000" w:rsidRDefault="00000000" w:rsidRPr="00000000" w14:paraId="0000034F">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 minority:</w:t>
      </w:r>
      <w:r w:rsidDel="00000000" w:rsidR="00000000" w:rsidRPr="00000000">
        <w:rPr>
          <w:rFonts w:ascii="Times New Roman" w:cs="Times New Roman" w:eastAsia="Times New Roman" w:hAnsi="Times New Roman"/>
          <w:sz w:val="24"/>
          <w:szCs w:val="24"/>
          <w:rtl w:val="0"/>
        </w:rPr>
        <w:t xml:space="preserve"> Buenos Aires, Argentina, 2015 - Cambiemos Governor + 15 of 92 seats (16.3%)</w:t>
      </w:r>
    </w:p>
    <w:p w:rsidR="00000000" w:rsidDel="00000000" w:rsidP="00000000" w:rsidRDefault="00000000" w:rsidRPr="00000000" w14:paraId="00000350">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Coalition scenario:</w:t>
      </w:r>
      <w:r w:rsidDel="00000000" w:rsidR="00000000" w:rsidRPr="00000000">
        <w:rPr>
          <w:rFonts w:ascii="Times New Roman" w:cs="Times New Roman" w:eastAsia="Times New Roman" w:hAnsi="Times New Roman"/>
          <w:sz w:val="24"/>
          <w:szCs w:val="24"/>
          <w:rtl w:val="0"/>
        </w:rPr>
        <w:t xml:space="preserve"> Santa Fe, Argentina, 2019 - PJ Governor wins but allied parties hold additional seats not counted in this variable</w:t>
      </w:r>
    </w:p>
    <w:p w:rsidR="00000000" w:rsidDel="00000000" w:rsidP="00000000" w:rsidRDefault="00000000" w:rsidRPr="00000000" w14:paraId="00000351">
      <w:pPr>
        <w:numPr>
          <w:ilvl w:val="1"/>
          <w:numId w:val="5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Independent governor:</w:t>
      </w:r>
      <w:r w:rsidDel="00000000" w:rsidR="00000000" w:rsidRPr="00000000">
        <w:rPr>
          <w:rFonts w:ascii="Times New Roman" w:cs="Times New Roman" w:eastAsia="Times New Roman" w:hAnsi="Times New Roman"/>
          <w:sz w:val="24"/>
          <w:szCs w:val="24"/>
          <w:rtl w:val="0"/>
        </w:rPr>
        <w:t xml:space="preserve"> Nuevo León, Mexico, 2015 - Independent Governor = 0.0% (no party affiliation)</w:t>
      </w:r>
    </w:p>
    <w:p w:rsidR="00000000" w:rsidDel="00000000" w:rsidP="00000000" w:rsidRDefault="00000000" w:rsidRPr="00000000" w14:paraId="00000352">
      <w:pPr>
        <w:numPr>
          <w:ilvl w:val="0"/>
          <w:numId w:val="5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353">
      <w:pPr>
        <w:pStyle w:val="Heading4"/>
        <w:spacing w:after="280" w:before="280" w:line="240" w:lineRule="auto"/>
        <w:rPr/>
      </w:pPr>
      <w:bookmarkStart w:colFirst="0" w:colLast="0" w:name="_heading=h.70tiapird8bn" w:id="102"/>
      <w:bookmarkEnd w:id="102"/>
      <w:r w:rsidDel="00000000" w:rsidR="00000000" w:rsidRPr="00000000">
        <w:rPr>
          <w:rtl w:val="0"/>
        </w:rPr>
        <w:t xml:space="preserve">num_seats_opos_sub_leg</w:t>
      </w:r>
    </w:p>
    <w:p w:rsidR="00000000" w:rsidDel="00000000" w:rsidP="00000000" w:rsidRDefault="00000000" w:rsidRPr="00000000" w14:paraId="00000354">
      <w:pPr>
        <w:numPr>
          <w:ilvl w:val="0"/>
          <w:numId w:val="5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Seats held by opposition parties in subnational legislature</w:t>
      </w:r>
    </w:p>
    <w:p w:rsidR="00000000" w:rsidDel="00000000" w:rsidP="00000000" w:rsidRDefault="00000000" w:rsidRPr="00000000" w14:paraId="00000355">
      <w:pPr>
        <w:numPr>
          <w:ilvl w:val="0"/>
          <w:numId w:val="5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56">
      <w:pPr>
        <w:numPr>
          <w:ilvl w:val="0"/>
          <w:numId w:val="5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Includes all parties opposing subnational government</w:t>
      </w:r>
    </w:p>
    <w:p w:rsidR="00000000" w:rsidDel="00000000" w:rsidP="00000000" w:rsidRDefault="00000000" w:rsidRPr="00000000" w14:paraId="00000357">
      <w:pPr>
        <w:numPr>
          <w:ilvl w:val="0"/>
          <w:numId w:val="5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Electoral agencies</w:t>
      </w:r>
    </w:p>
    <w:p w:rsidR="00000000" w:rsidDel="00000000" w:rsidP="00000000" w:rsidRDefault="00000000" w:rsidRPr="00000000" w14:paraId="00000358">
      <w:pPr>
        <w:pStyle w:val="Heading4"/>
        <w:spacing w:after="280" w:before="280" w:line="240" w:lineRule="auto"/>
        <w:rPr/>
      </w:pPr>
      <w:bookmarkStart w:colFirst="0" w:colLast="0" w:name="_heading=h.ym3zd78d87m7" w:id="103"/>
      <w:bookmarkEnd w:id="103"/>
      <w:r w:rsidDel="00000000" w:rsidR="00000000" w:rsidRPr="00000000">
        <w:rPr>
          <w:rtl w:val="0"/>
        </w:rPr>
        <w:t xml:space="preserve">perc_seats_opos_sub_leg</w:t>
      </w:r>
    </w:p>
    <w:p w:rsidR="00000000" w:rsidDel="00000000" w:rsidP="00000000" w:rsidRDefault="00000000" w:rsidRPr="00000000" w14:paraId="00000359">
      <w:pPr>
        <w:numPr>
          <w:ilvl w:val="0"/>
          <w:numId w:val="5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Percentage of legislative seats held by opposition</w:t>
      </w:r>
    </w:p>
    <w:p w:rsidR="00000000" w:rsidDel="00000000" w:rsidP="00000000" w:rsidRDefault="00000000" w:rsidRPr="00000000" w14:paraId="0000035A">
      <w:pPr>
        <w:numPr>
          <w:ilvl w:val="0"/>
          <w:numId w:val="5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(percentage)</w:t>
      </w:r>
    </w:p>
    <w:p w:rsidR="00000000" w:rsidDel="00000000" w:rsidP="00000000" w:rsidRDefault="00000000" w:rsidRPr="00000000" w14:paraId="0000035B">
      <w:pPr>
        <w:numPr>
          <w:ilvl w:val="0"/>
          <w:numId w:val="5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(num_seats_legislative_opos / num_legislative_seats) × 100</w:t>
      </w:r>
    </w:p>
    <w:p w:rsidR="00000000" w:rsidDel="00000000" w:rsidP="00000000" w:rsidRDefault="00000000" w:rsidRPr="00000000" w14:paraId="0000035C">
      <w:pPr>
        <w:numPr>
          <w:ilvl w:val="0"/>
          <w:numId w:val="5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35D">
      <w:pPr>
        <w:pStyle w:val="Heading4"/>
        <w:spacing w:after="280" w:before="280" w:line="240" w:lineRule="auto"/>
        <w:rPr/>
      </w:pPr>
      <w:bookmarkStart w:colFirst="0" w:colLast="0" w:name="_heading=h.3utmc9ehxgg2" w:id="104"/>
      <w:bookmarkEnd w:id="104"/>
      <w:r w:rsidDel="00000000" w:rsidR="00000000" w:rsidRPr="00000000">
        <w:rPr>
          <w:rtl w:val="0"/>
        </w:rPr>
        <w:t xml:space="preserve">enp_leg_sub_leg</w:t>
      </w:r>
    </w:p>
    <w:p w:rsidR="00000000" w:rsidDel="00000000" w:rsidP="00000000" w:rsidRDefault="00000000" w:rsidRPr="00000000" w14:paraId="0000035E">
      <w:pPr>
        <w:numPr>
          <w:ilvl w:val="0"/>
          <w:numId w:val="5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Effective Number of Legislative Parties based on electoral vote shares</w:t>
      </w:r>
    </w:p>
    <w:p w:rsidR="00000000" w:rsidDel="00000000" w:rsidP="00000000" w:rsidRDefault="00000000" w:rsidRPr="00000000" w14:paraId="0000035F">
      <w:pPr>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(continuous)</w:t>
      </w:r>
    </w:p>
    <w:p w:rsidR="00000000" w:rsidDel="00000000" w:rsidP="00000000" w:rsidRDefault="00000000" w:rsidRPr="00000000" w14:paraId="00000360">
      <w:pPr>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1.0 to n (where n = theoretical maximum based on number of parties)</w:t>
      </w:r>
    </w:p>
    <w:p w:rsidR="00000000" w:rsidDel="00000000" w:rsidP="00000000" w:rsidRDefault="00000000" w:rsidRPr="00000000" w14:paraId="00000361">
      <w:pPr>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ENPL = 1/Σ(vi²), where vi is the vote share of party i in legislative elections</w:t>
      </w:r>
    </w:p>
    <w:p w:rsidR="00000000" w:rsidDel="00000000" w:rsidP="00000000" w:rsidRDefault="00000000" w:rsidRPr="00000000" w14:paraId="00000362">
      <w:pPr>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Calculation:</w:t>
      </w:r>
      <w:r w:rsidDel="00000000" w:rsidR="00000000" w:rsidRPr="00000000">
        <w:rPr>
          <w:rFonts w:ascii="Times New Roman" w:cs="Times New Roman" w:eastAsia="Times New Roman" w:hAnsi="Times New Roman"/>
          <w:sz w:val="24"/>
          <w:szCs w:val="24"/>
          <w:rtl w:val="0"/>
        </w:rPr>
        <w:t xml:space="preserve"> Based on Laakso and Taagepera (1979) index using vote shares of all competing parties in subnational legislative elections</w:t>
      </w:r>
    </w:p>
    <w:p w:rsidR="00000000" w:rsidDel="00000000" w:rsidP="00000000" w:rsidRDefault="00000000" w:rsidRPr="00000000" w14:paraId="00000363">
      <w:pPr>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numPr>
          <w:ilvl w:val="1"/>
          <w:numId w:val="5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near 1.0 = dominant party system in legislature</w:t>
      </w:r>
    </w:p>
    <w:p w:rsidR="00000000" w:rsidDel="00000000" w:rsidP="00000000" w:rsidRDefault="00000000" w:rsidRPr="00000000" w14:paraId="00000365">
      <w:pPr>
        <w:numPr>
          <w:ilvl w:val="1"/>
          <w:numId w:val="5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near 2.0 = two-party competition</w:t>
      </w:r>
    </w:p>
    <w:p w:rsidR="00000000" w:rsidDel="00000000" w:rsidP="00000000" w:rsidRDefault="00000000" w:rsidRPr="00000000" w14:paraId="00000366">
      <w:pPr>
        <w:numPr>
          <w:ilvl w:val="1"/>
          <w:numId w:val="5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values = more fragmented party system</w:t>
      </w:r>
    </w:p>
    <w:p w:rsidR="00000000" w:rsidDel="00000000" w:rsidP="00000000" w:rsidRDefault="00000000" w:rsidRPr="00000000" w14:paraId="00000367">
      <w:pPr>
        <w:numPr>
          <w:ilvl w:val="0"/>
          <w:numId w:val="5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Measures party system fragmentation at the electoral level (votes) rather than seat allocation</w:t>
      </w:r>
    </w:p>
    <w:p w:rsidR="00000000" w:rsidDel="00000000" w:rsidP="00000000" w:rsidRDefault="00000000" w:rsidRPr="00000000" w14:paraId="00000368">
      <w:pPr>
        <w:numPr>
          <w:ilvl w:val="0"/>
          <w:numId w:val="5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Calculated from electoral agencies data</w:t>
      </w:r>
    </w:p>
    <w:p w:rsidR="00000000" w:rsidDel="00000000" w:rsidP="00000000" w:rsidRDefault="00000000" w:rsidRPr="00000000" w14:paraId="00000369">
      <w:pPr>
        <w:pStyle w:val="Heading4"/>
        <w:rPr/>
      </w:pPr>
      <w:bookmarkStart w:colFirst="0" w:colLast="0" w:name="_heading=h.ajddlawsor4y" w:id="105"/>
      <w:bookmarkEnd w:id="105"/>
      <w:r w:rsidDel="00000000" w:rsidR="00000000" w:rsidRPr="00000000">
        <w:rPr>
          <w:rtl w:val="0"/>
        </w:rPr>
        <w:t xml:space="preserve">chamber_sub_leg</w:t>
      </w:r>
    </w:p>
    <w:p w:rsidR="00000000" w:rsidDel="00000000" w:rsidP="00000000" w:rsidRDefault="00000000" w:rsidRPr="00000000" w14:paraId="0000036A">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Number of chambers in subnational legislature</w:t>
      </w:r>
    </w:p>
    <w:p w:rsidR="00000000" w:rsidDel="00000000" w:rsidP="00000000" w:rsidRDefault="00000000" w:rsidRPr="00000000" w14:paraId="0000036B">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36C">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D">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Unicameral</w:t>
      </w:r>
    </w:p>
    <w:p w:rsidR="00000000" w:rsidDel="00000000" w:rsidP="00000000" w:rsidRDefault="00000000" w:rsidRPr="00000000" w14:paraId="0000036E">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Bicameral</w:t>
      </w:r>
    </w:p>
    <w:p w:rsidR="00000000" w:rsidDel="00000000" w:rsidP="00000000" w:rsidRDefault="00000000" w:rsidRPr="00000000" w14:paraId="0000036F">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Data captured for lower or single chamber only</w:t>
      </w:r>
    </w:p>
    <w:p w:rsidR="00000000" w:rsidDel="00000000" w:rsidP="00000000" w:rsidRDefault="00000000" w:rsidRPr="00000000" w14:paraId="00000370">
      <w:pPr>
        <w:numPr>
          <w:ilvl w:val="0"/>
          <w:numId w:val="4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Latest version of provincial constitutions until July 2025</w:t>
      </w:r>
    </w:p>
    <w:p w:rsidR="00000000" w:rsidDel="00000000" w:rsidP="00000000" w:rsidRDefault="00000000" w:rsidRPr="00000000" w14:paraId="00000371">
      <w:pPr>
        <w:pStyle w:val="Heading4"/>
        <w:rPr/>
      </w:pPr>
      <w:bookmarkStart w:colFirst="0" w:colLast="0" w:name="_heading=h.5kf6g9syar3x" w:id="106"/>
      <w:bookmarkEnd w:id="106"/>
      <w:r w:rsidDel="00000000" w:rsidR="00000000" w:rsidRPr="00000000">
        <w:rPr>
          <w:rtl w:val="0"/>
        </w:rPr>
        <w:t xml:space="preserve">term_length_in_years_sub_leg</w:t>
      </w:r>
    </w:p>
    <w:p w:rsidR="00000000" w:rsidDel="00000000" w:rsidP="00000000" w:rsidRDefault="00000000" w:rsidRPr="00000000" w14:paraId="00000372">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Term length (in years) of legislators by July 2025</w:t>
      </w:r>
    </w:p>
    <w:p w:rsidR="00000000" w:rsidDel="00000000" w:rsidP="00000000" w:rsidRDefault="00000000" w:rsidRPr="00000000" w14:paraId="00000373">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Numeric (count)</w:t>
      </w:r>
    </w:p>
    <w:p w:rsidR="00000000" w:rsidDel="00000000" w:rsidP="00000000" w:rsidRDefault="00000000" w:rsidRPr="00000000" w14:paraId="00000374">
      <w:pPr>
        <w:numPr>
          <w:ilvl w:val="0"/>
          <w:numId w:val="4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Latest version of provincial constitutions until July 2025</w:t>
      </w:r>
    </w:p>
    <w:p w:rsidR="00000000" w:rsidDel="00000000" w:rsidP="00000000" w:rsidRDefault="00000000" w:rsidRPr="00000000" w14:paraId="00000375">
      <w:pPr>
        <w:pStyle w:val="Heading4"/>
        <w:rPr/>
      </w:pPr>
      <w:bookmarkStart w:colFirst="0" w:colLast="0" w:name="_heading=h.3ckkfsg9w4jt" w:id="107"/>
      <w:bookmarkEnd w:id="107"/>
      <w:r w:rsidDel="00000000" w:rsidR="00000000" w:rsidRPr="00000000">
        <w:rPr>
          <w:rtl w:val="0"/>
        </w:rPr>
        <w:t xml:space="preserve">renewal_type_sub_leg</w:t>
      </w:r>
    </w:p>
    <w:p w:rsidR="00000000" w:rsidDel="00000000" w:rsidP="00000000" w:rsidRDefault="00000000" w:rsidRPr="00000000" w14:paraId="00000376">
      <w:pPr>
        <w:numPr>
          <w:ilvl w:val="0"/>
          <w:numId w:val="7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Type of renewal that the chamber has until July 2025</w:t>
      </w:r>
    </w:p>
    <w:p w:rsidR="00000000" w:rsidDel="00000000" w:rsidP="00000000" w:rsidRDefault="00000000" w:rsidRPr="00000000" w14:paraId="00000377">
      <w:pPr>
        <w:numPr>
          <w:ilvl w:val="0"/>
          <w:numId w:val="4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378">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9">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Staggered every 2 years</w:t>
      </w:r>
    </w:p>
    <w:p w:rsidR="00000000" w:rsidDel="00000000" w:rsidP="00000000" w:rsidRDefault="00000000" w:rsidRPr="00000000" w14:paraId="0000037A">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Full renewal</w:t>
      </w:r>
      <w:r w:rsidDel="00000000" w:rsidR="00000000" w:rsidRPr="00000000">
        <w:rPr>
          <w:rtl w:val="0"/>
        </w:rPr>
      </w:r>
    </w:p>
    <w:p w:rsidR="00000000" w:rsidDel="00000000" w:rsidP="00000000" w:rsidRDefault="00000000" w:rsidRPr="00000000" w14:paraId="0000037B">
      <w:pPr>
        <w:numPr>
          <w:ilvl w:val="0"/>
          <w:numId w:val="4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Latest version of provincial constitutions until July 2025</w:t>
      </w:r>
    </w:p>
    <w:p w:rsidR="00000000" w:rsidDel="00000000" w:rsidP="00000000" w:rsidRDefault="00000000" w:rsidRPr="00000000" w14:paraId="0000037C">
      <w:pPr>
        <w:pStyle w:val="Heading4"/>
        <w:rPr/>
      </w:pPr>
      <w:bookmarkStart w:colFirst="0" w:colLast="0" w:name="_heading=h.giqdunbs0l6u" w:id="108"/>
      <w:bookmarkEnd w:id="108"/>
      <w:r w:rsidDel="00000000" w:rsidR="00000000" w:rsidRPr="00000000">
        <w:rPr>
          <w:rtl w:val="0"/>
        </w:rPr>
        <w:t xml:space="preserve">electoral_system_sub_leg</w:t>
      </w:r>
    </w:p>
    <w:p w:rsidR="00000000" w:rsidDel="00000000" w:rsidP="00000000" w:rsidRDefault="00000000" w:rsidRPr="00000000" w14:paraId="0000037D">
      <w:pPr>
        <w:numPr>
          <w:ilvl w:val="0"/>
          <w:numId w:val="4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Type of electoral system that the chamber has as of July 2025</w:t>
      </w:r>
    </w:p>
    <w:p w:rsidR="00000000" w:rsidDel="00000000" w:rsidP="00000000" w:rsidRDefault="00000000" w:rsidRPr="00000000" w14:paraId="0000037E">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Categorical</w:t>
      </w:r>
    </w:p>
    <w:p w:rsidR="00000000" w:rsidDel="00000000" w:rsidP="00000000" w:rsidRDefault="00000000" w:rsidRPr="00000000" w14:paraId="0000037F">
      <w:pPr>
        <w:numPr>
          <w:ilvl w:val="0"/>
          <w:numId w:val="4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0">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Proportional Representation</w:t>
      </w:r>
    </w:p>
    <w:p w:rsidR="00000000" w:rsidDel="00000000" w:rsidP="00000000" w:rsidRDefault="00000000" w:rsidRPr="00000000" w14:paraId="00000381">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Simple Majority</w:t>
      </w:r>
    </w:p>
    <w:p w:rsidR="00000000" w:rsidDel="00000000" w:rsidP="00000000" w:rsidRDefault="00000000" w:rsidRPr="00000000" w14:paraId="00000382">
      <w:pPr>
        <w:numPr>
          <w:ilvl w:val="1"/>
          <w:numId w:val="40"/>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Mixed (Proportional Representation and Simple Majority)</w:t>
      </w:r>
    </w:p>
    <w:p w:rsidR="00000000" w:rsidDel="00000000" w:rsidP="00000000" w:rsidRDefault="00000000" w:rsidRPr="00000000" w14:paraId="00000383">
      <w:pPr>
        <w:numPr>
          <w:ilvl w:val="1"/>
          <w:numId w:val="40"/>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 Mixed (Proportional Representation with predefined electoral districts)</w:t>
      </w:r>
    </w:p>
    <w:p w:rsidR="00000000" w:rsidDel="00000000" w:rsidP="00000000" w:rsidRDefault="00000000" w:rsidRPr="00000000" w14:paraId="00000384">
      <w:pPr>
        <w:numPr>
          <w:ilvl w:val="0"/>
          <w:numId w:val="4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Latest version of provincial constitutions until July 2025</w:t>
      </w:r>
    </w:p>
    <w:p w:rsidR="00000000" w:rsidDel="00000000" w:rsidP="00000000" w:rsidRDefault="00000000" w:rsidRPr="00000000" w14:paraId="00000385">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after="28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pStyle w:val="Heading1"/>
        <w:spacing w:after="280" w:before="280" w:line="240" w:lineRule="auto"/>
        <w:rPr>
          <w:sz w:val="44"/>
          <w:szCs w:val="44"/>
        </w:rPr>
      </w:pPr>
      <w:bookmarkStart w:colFirst="0" w:colLast="0" w:name="_heading=h.u56p3sa50tp" w:id="109"/>
      <w:bookmarkEnd w:id="109"/>
      <w:r w:rsidDel="00000000" w:rsidR="00000000" w:rsidRPr="00000000">
        <w:rPr>
          <w:sz w:val="44"/>
          <w:szCs w:val="44"/>
          <w:rtl w:val="0"/>
        </w:rPr>
        <w:t xml:space="preserve">Data Sources</w:t>
      </w:r>
    </w:p>
    <w:p w:rsidR="00000000" w:rsidDel="00000000" w:rsidP="00000000" w:rsidRDefault="00000000" w:rsidRPr="00000000" w14:paraId="0000039B">
      <w:pPr>
        <w:spacing w:after="280" w:before="28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Primary Sources</w:t>
      </w:r>
    </w:p>
    <w:p w:rsidR="00000000" w:rsidDel="00000000" w:rsidP="00000000" w:rsidRDefault="00000000" w:rsidRPr="00000000" w14:paraId="000003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Argentina:</w:t>
      </w:r>
      <w:r w:rsidDel="00000000" w:rsidR="00000000" w:rsidRPr="00000000">
        <w:rPr>
          <w:rtl w:val="0"/>
        </w:rPr>
      </w:r>
    </w:p>
    <w:p w:rsidR="00000000" w:rsidDel="00000000" w:rsidP="00000000" w:rsidRDefault="00000000" w:rsidRPr="00000000" w14:paraId="0000039D">
      <w:pPr>
        <w:numPr>
          <w:ilvl w:val="0"/>
          <w:numId w:val="6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Nacional Electoral (argentina.gob.ar/dine)</w:t>
      </w:r>
    </w:p>
    <w:p w:rsidR="00000000" w:rsidDel="00000000" w:rsidP="00000000" w:rsidRDefault="00000000" w:rsidRPr="00000000" w14:paraId="0000039E">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 Nacional Electoral</w:t>
      </w:r>
    </w:p>
    <w:p w:rsidR="00000000" w:rsidDel="00000000" w:rsidP="00000000" w:rsidRDefault="00000000" w:rsidRPr="00000000" w14:paraId="0000039F">
      <w:pPr>
        <w:numPr>
          <w:ilvl w:val="0"/>
          <w:numId w:val="6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Provincial Electoral Tribunals</w:t>
      </w:r>
    </w:p>
    <w:p w:rsidR="00000000" w:rsidDel="00000000" w:rsidP="00000000" w:rsidRDefault="00000000" w:rsidRPr="00000000" w14:paraId="000003A0">
      <w:pPr>
        <w:numPr>
          <w:ilvl w:val="0"/>
          <w:numId w:val="6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Andy Tow's Electoral Repository (andytow.com)</w:t>
      </w:r>
    </w:p>
    <w:p w:rsidR="00000000" w:rsidDel="00000000" w:rsidP="00000000" w:rsidRDefault="00000000" w:rsidRPr="00000000" w14:paraId="000003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Brazil:</w:t>
      </w:r>
      <w:r w:rsidDel="00000000" w:rsidR="00000000" w:rsidRPr="00000000">
        <w:rPr>
          <w:rtl w:val="0"/>
        </w:rPr>
      </w:r>
    </w:p>
    <w:p w:rsidR="00000000" w:rsidDel="00000000" w:rsidP="00000000" w:rsidRDefault="00000000" w:rsidRPr="00000000" w14:paraId="000003A2">
      <w:pPr>
        <w:numPr>
          <w:ilvl w:val="0"/>
          <w:numId w:val="65"/>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Tribunal Superior Eleitoral (tse.jus.br)</w:t>
      </w:r>
    </w:p>
    <w:p w:rsidR="00000000" w:rsidDel="00000000" w:rsidP="00000000" w:rsidRDefault="00000000" w:rsidRPr="00000000" w14:paraId="000003A3">
      <w:pPr>
        <w:numPr>
          <w:ilvl w:val="0"/>
          <w:numId w:val="65"/>
        </w:numPr>
        <w:spacing w:after="0" w:before="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ElectionsBR database (Meireles et al., 2016)</w:t>
      </w:r>
    </w:p>
    <w:p w:rsidR="00000000" w:rsidDel="00000000" w:rsidP="00000000" w:rsidRDefault="00000000" w:rsidRPr="00000000" w14:paraId="000003A4">
      <w:pPr>
        <w:numPr>
          <w:ilvl w:val="0"/>
          <w:numId w:val="65"/>
        </w:numPr>
        <w:spacing w:after="280" w:before="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State Electoral Tribunals</w:t>
      </w:r>
    </w:p>
    <w:p w:rsidR="00000000" w:rsidDel="00000000" w:rsidP="00000000" w:rsidRDefault="00000000" w:rsidRPr="00000000" w14:paraId="000003A5">
      <w:pPr>
        <w:spacing w:after="280" w:before="2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highlight w:val="yellow"/>
          <w:rtl w:val="0"/>
        </w:rPr>
        <w:t xml:space="preserve">Mexico:</w:t>
      </w:r>
      <w:r w:rsidDel="00000000" w:rsidR="00000000" w:rsidRPr="00000000">
        <w:rPr>
          <w:rtl w:val="0"/>
        </w:rPr>
      </w:r>
    </w:p>
    <w:p w:rsidR="00000000" w:rsidDel="00000000" w:rsidP="00000000" w:rsidRDefault="00000000" w:rsidRPr="00000000" w14:paraId="000003A6">
      <w:pPr>
        <w:numPr>
          <w:ilvl w:val="0"/>
          <w:numId w:val="66"/>
        </w:numPr>
        <w:spacing w:after="0" w:before="28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Instituto Nacional Electoral (ine.mx)</w:t>
      </w:r>
    </w:p>
    <w:p w:rsidR="00000000" w:rsidDel="00000000" w:rsidP="00000000" w:rsidRDefault="00000000" w:rsidRPr="00000000" w14:paraId="000003A7">
      <w:pPr>
        <w:numPr>
          <w:ilvl w:val="0"/>
          <w:numId w:val="66"/>
        </w:numPr>
        <w:spacing w:after="280" w:before="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State Electoral Institutes (Instituto Electoral Estatal)</w:t>
      </w:r>
    </w:p>
    <w:p w:rsidR="00000000" w:rsidDel="00000000" w:rsidP="00000000" w:rsidRDefault="00000000" w:rsidRPr="00000000" w14:paraId="000003A8">
      <w:pPr>
        <w:spacing w:after="280" w:before="280"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50rv2ylwenz" w:id="110"/>
    <w:bookmarkEnd w:id="110"/>
    <w:p w:rsidR="00000000" w:rsidDel="00000000" w:rsidP="00000000" w:rsidRDefault="00000000" w:rsidRPr="00000000" w14:paraId="000003AA">
      <w:pPr>
        <w:pStyle w:val="Heading1"/>
        <w:rPr/>
      </w:pPr>
      <w:bookmarkStart w:colFirst="0" w:colLast="0" w:name="_heading=h.ulolqtdks14l" w:id="111"/>
      <w:bookmarkEnd w:id="111"/>
      <w:r w:rsidDel="00000000" w:rsidR="00000000" w:rsidRPr="00000000">
        <w:rPr>
          <w:rtl w:val="0"/>
        </w:rPr>
        <w:t xml:space="preserve">Appendices</w:t>
      </w:r>
    </w:p>
    <w:p w:rsidR="00000000" w:rsidDel="00000000" w:rsidP="00000000" w:rsidRDefault="00000000" w:rsidRPr="00000000" w14:paraId="000003AB">
      <w:pPr>
        <w:pStyle w:val="Heading2"/>
        <w:spacing w:after="280" w:before="280" w:line="240" w:lineRule="auto"/>
        <w:rPr/>
      </w:pPr>
      <w:bookmarkStart w:colFirst="0" w:colLast="0" w:name="_heading=h.kenu1017o9lu" w:id="112"/>
      <w:bookmarkEnd w:id="112"/>
      <w:r w:rsidDel="00000000" w:rsidR="00000000" w:rsidRPr="00000000">
        <w:rPr>
          <w:rtl w:val="0"/>
        </w:rPr>
        <w:t xml:space="preserve">Appendix A: Subnational Units by Country</w:t>
      </w:r>
    </w:p>
    <w:p w:rsidR="00000000" w:rsidDel="00000000" w:rsidP="00000000" w:rsidRDefault="00000000" w:rsidRPr="00000000" w14:paraId="000003AC">
      <w:pPr>
        <w:pStyle w:val="Heading4"/>
        <w:spacing w:after="280" w:before="280" w:line="240" w:lineRule="auto"/>
        <w:rPr/>
      </w:pPr>
      <w:bookmarkStart w:colFirst="0" w:colLast="0" w:name="_heading=h.ttgz76g8tw1l" w:id="113"/>
      <w:bookmarkEnd w:id="113"/>
      <w:r w:rsidDel="00000000" w:rsidR="00000000" w:rsidRPr="00000000">
        <w:rPr>
          <w:rtl w:val="0"/>
        </w:rPr>
        <w:t xml:space="preserve">Argentina (24 units)</w:t>
      </w:r>
    </w:p>
    <w:p w:rsidR="00000000" w:rsidDel="00000000" w:rsidP="00000000" w:rsidRDefault="00000000" w:rsidRPr="00000000" w14:paraId="000003A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Buenos Aires, Ciudad Autónoma de Buenos Aires, Catamarca, Chaco, Chubut, Córdoba, Corrientes, Entre Ríos, Formosa, Jujuy, La Pampa, La Rioja, Mendoza, Misiones, Neuquén, Río Negro, Salta, San Juan, San Luis, Santa Cruz, Santa Fe, Santiago del Estero, Tierra del Fuego, Tucumán</w:t>
      </w:r>
    </w:p>
    <w:p w:rsidR="00000000" w:rsidDel="00000000" w:rsidP="00000000" w:rsidRDefault="00000000" w:rsidRPr="00000000" w14:paraId="000003AE">
      <w:pPr>
        <w:pStyle w:val="Heading4"/>
        <w:spacing w:after="280" w:before="280" w:line="240" w:lineRule="auto"/>
        <w:rPr/>
      </w:pPr>
      <w:bookmarkStart w:colFirst="0" w:colLast="0" w:name="_heading=h.34u1iqgrhnrt" w:id="114"/>
      <w:bookmarkEnd w:id="114"/>
      <w:r w:rsidDel="00000000" w:rsidR="00000000" w:rsidRPr="00000000">
        <w:rPr>
          <w:rtl w:val="0"/>
        </w:rPr>
        <w:t xml:space="preserve">Brazil (27 units)</w:t>
      </w:r>
    </w:p>
    <w:p w:rsidR="00000000" w:rsidDel="00000000" w:rsidP="00000000" w:rsidRDefault="00000000" w:rsidRPr="00000000" w14:paraId="000003A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 Alagoas, Amapá, Amazonas, Bahia, Ceará, Distrito Federal, Espírito Santo, Goiás, Maranhão, Mato Grosso do Sul, Mato Grosso, Minas Gerais, Pará, Paraíba, Paraná, Pernambuco, Piauí, Rio de Janeiro, Rio Grande do Norte, Rio Grande do Sul, Rondônia, Roraima, Santa Catarina, São Paulo, Sergipe, Tocantins</w:t>
      </w:r>
    </w:p>
    <w:p w:rsidR="00000000" w:rsidDel="00000000" w:rsidP="00000000" w:rsidRDefault="00000000" w:rsidRPr="00000000" w14:paraId="000003B0">
      <w:pPr>
        <w:pStyle w:val="Heading4"/>
        <w:spacing w:after="280" w:before="280" w:line="240" w:lineRule="auto"/>
        <w:rPr/>
      </w:pPr>
      <w:bookmarkStart w:colFirst="0" w:colLast="0" w:name="_heading=h.z1dq1ho2xiga" w:id="115"/>
      <w:bookmarkEnd w:id="115"/>
      <w:r w:rsidDel="00000000" w:rsidR="00000000" w:rsidRPr="00000000">
        <w:rPr>
          <w:rtl w:val="0"/>
        </w:rPr>
        <w:t xml:space="preserve">Mexico (32 units)</w:t>
      </w:r>
    </w:p>
    <w:p w:rsidR="00000000" w:rsidDel="00000000" w:rsidP="00000000" w:rsidRDefault="00000000" w:rsidRPr="00000000" w14:paraId="000003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Aguascalientes, Baja California, Baja California Sur, Campeche, Ciudad de México, Chiapas, Chihuahua, Coahuila, Colima, Durango, Guanajuato, Guerrero, Hidalgo, Jalisco, México, Michoacán, Morelos, Nayarit, Nuevo León, Oaxaca, Puebla, Querétaro, Quintana Roo, San Luis Potosí, Sinaloa, Sonora, Tabasco, Tamaulipas, Tlaxcala, Veracruz, Yucatán, Zacatecas</w:t>
      </w:r>
    </w:p>
    <w:p w:rsidR="00000000" w:rsidDel="00000000" w:rsidP="00000000" w:rsidRDefault="00000000" w:rsidRPr="00000000" w14:paraId="000003B2">
      <w:pPr>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2"/>
        <w:rPr/>
      </w:pPr>
      <w:bookmarkStart w:colFirst="0" w:colLast="0" w:name="_heading=h.lt51nmx549fh" w:id="116"/>
      <w:bookmarkEnd w:id="116"/>
      <w:r w:rsidDel="00000000" w:rsidR="00000000" w:rsidRPr="00000000">
        <w:rPr>
          <w:rtl w:val="0"/>
        </w:rPr>
        <w:t xml:space="preserve">Appendix B: State Codes by Country</w:t>
      </w:r>
    </w:p>
    <w:p w:rsidR="00000000" w:rsidDel="00000000" w:rsidP="00000000" w:rsidRDefault="00000000" w:rsidRPr="00000000" w14:paraId="000003B4">
      <w:pPr>
        <w:pStyle w:val="Heading4"/>
        <w:rPr/>
      </w:pPr>
      <w:r w:rsidDel="00000000" w:rsidR="00000000" w:rsidRPr="00000000">
        <w:rPr>
          <w:rtl w:val="0"/>
        </w:rPr>
        <w:t xml:space="preserve">Table B.1: Complete List of Subnational Units with Codes</w:t>
      </w:r>
    </w:p>
    <w:tbl>
      <w:tblPr>
        <w:tblStyle w:val="Table4"/>
        <w:tblW w:w="8068.999999999998" w:type="dxa"/>
        <w:jc w:val="center"/>
        <w:tblBorders>
          <w:top w:color="000000" w:space="0" w:sz="4" w:val="single"/>
          <w:bottom w:color="000000" w:space="0" w:sz="4" w:val="single"/>
        </w:tblBorders>
        <w:tblLayout w:type="fixed"/>
        <w:tblLook w:val="0400"/>
      </w:tblPr>
      <w:tblGrid>
        <w:gridCol w:w="1420"/>
        <w:gridCol w:w="1399"/>
        <w:gridCol w:w="2572"/>
        <w:gridCol w:w="1081"/>
        <w:gridCol w:w="1597"/>
        <w:tblGridChange w:id="0">
          <w:tblGrid>
            <w:gridCol w:w="1420"/>
            <w:gridCol w:w="1399"/>
            <w:gridCol w:w="2572"/>
            <w:gridCol w:w="1081"/>
            <w:gridCol w:w="1597"/>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3B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Country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B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Country Code</w:t>
            </w:r>
          </w:p>
        </w:tc>
        <w:tc>
          <w:tcPr>
            <w:tcBorders>
              <w:top w:color="000000" w:space="0" w:sz="4" w:val="single"/>
              <w:bottom w:color="000000" w:space="0" w:sz="4" w:val="single"/>
            </w:tcBorders>
            <w:vAlign w:val="center"/>
          </w:tcPr>
          <w:p w:rsidR="00000000" w:rsidDel="00000000" w:rsidP="00000000" w:rsidRDefault="00000000" w:rsidRPr="00000000" w14:paraId="000003B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State Name</w:t>
            </w:r>
          </w:p>
        </w:tc>
        <w:tc>
          <w:tcPr>
            <w:tcBorders>
              <w:top w:color="000000" w:space="0" w:sz="4" w:val="single"/>
              <w:bottom w:color="000000" w:space="0" w:sz="4" w:val="single"/>
            </w:tcBorders>
            <w:vAlign w:val="center"/>
          </w:tcPr>
          <w:p w:rsidR="00000000" w:rsidDel="00000000" w:rsidP="00000000" w:rsidRDefault="00000000" w:rsidRPr="00000000" w14:paraId="000003B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State Code</w:t>
            </w:r>
          </w:p>
        </w:tc>
        <w:tc>
          <w:tcPr>
            <w:tcBorders>
              <w:top w:color="000000" w:space="0" w:sz="4" w:val="single"/>
              <w:bottom w:color="000000" w:space="0" w:sz="4" w:val="single"/>
            </w:tcBorders>
            <w:vAlign w:val="center"/>
          </w:tcPr>
          <w:p w:rsidR="00000000" w:rsidDel="00000000" w:rsidP="00000000" w:rsidRDefault="00000000" w:rsidRPr="00000000" w14:paraId="000003B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Combined Code</w:t>
            </w:r>
          </w:p>
        </w:tc>
      </w:tr>
      <w:tr>
        <w:trPr>
          <w:cantSplit w:val="0"/>
          <w:tblHeader w:val="0"/>
        </w:trPr>
        <w:tc>
          <w:tcPr>
            <w:vAlign w:val="center"/>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ARGENTINA</w:t>
            </w:r>
            <w:r w:rsidDel="00000000" w:rsidR="00000000" w:rsidRPr="00000000">
              <w:rPr>
                <w:rtl w:val="0"/>
              </w:rPr>
            </w:r>
          </w:p>
        </w:tc>
        <w:tc>
          <w:tcPr>
            <w:vAlign w:val="center"/>
          </w:tcPr>
          <w:p w:rsidR="00000000" w:rsidDel="00000000" w:rsidP="00000000" w:rsidRDefault="00000000" w:rsidRPr="00000000" w14:paraId="000003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032</w:t>
            </w:r>
            <w:r w:rsidDel="00000000" w:rsidR="00000000" w:rsidRPr="00000000">
              <w:rPr>
                <w:rtl w:val="0"/>
              </w:rPr>
            </w:r>
          </w:p>
        </w:tc>
        <w:tc>
          <w:tcPr>
            <w:vAlign w:val="center"/>
          </w:tcPr>
          <w:p w:rsidR="00000000" w:rsidDel="00000000" w:rsidP="00000000" w:rsidRDefault="00000000" w:rsidRPr="00000000" w14:paraId="000003BC">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BD">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3BE">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Argentina</w:t>
            </w:r>
            <w:r w:rsidDel="00000000" w:rsidR="00000000" w:rsidRPr="00000000">
              <w:rPr>
                <w:rtl w:val="0"/>
              </w:rPr>
            </w:r>
          </w:p>
        </w:tc>
        <w:tc>
          <w:tcPr>
            <w:vAlign w:val="center"/>
          </w:tcPr>
          <w:p w:rsidR="00000000" w:rsidDel="00000000" w:rsidP="00000000" w:rsidRDefault="00000000" w:rsidRPr="00000000" w14:paraId="000003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BUENOS AIRES</w:t>
            </w:r>
          </w:p>
        </w:tc>
        <w:tc>
          <w:tcPr>
            <w:vAlign w:val="center"/>
          </w:tcPr>
          <w:p w:rsidR="00000000" w:rsidDel="00000000" w:rsidP="00000000" w:rsidRDefault="00000000" w:rsidRPr="00000000" w14:paraId="000003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Align w:val="center"/>
          </w:tcPr>
          <w:p w:rsidR="00000000" w:rsidDel="00000000" w:rsidP="00000000" w:rsidRDefault="00000000" w:rsidRPr="00000000" w14:paraId="000003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03206</w:t>
            </w:r>
          </w:p>
        </w:tc>
      </w:tr>
      <w:tr>
        <w:trPr>
          <w:cantSplit w:val="0"/>
          <w:tblHeader w:val="0"/>
        </w:trPr>
        <w:tc>
          <w:tcPr>
            <w:vAlign w:val="center"/>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 FEDERAL</w:t>
            </w:r>
          </w:p>
        </w:tc>
        <w:tc>
          <w:tcPr>
            <w:vAlign w:val="center"/>
          </w:tcPr>
          <w:p w:rsidR="00000000" w:rsidDel="00000000" w:rsidP="00000000" w:rsidRDefault="00000000" w:rsidRPr="00000000" w14:paraId="000003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Align w:val="center"/>
          </w:tcPr>
          <w:p w:rsidR="00000000" w:rsidDel="00000000" w:rsidP="00000000" w:rsidRDefault="00000000" w:rsidRPr="00000000" w14:paraId="000003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03202</w:t>
            </w:r>
          </w:p>
        </w:tc>
      </w:tr>
      <w:tr>
        <w:trPr>
          <w:cantSplit w:val="0"/>
          <w:tblHeader w:val="0"/>
        </w:trPr>
        <w:tc>
          <w:tcPr>
            <w:vAlign w:val="center"/>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CATAMARCA</w:t>
            </w:r>
          </w:p>
        </w:tc>
        <w:tc>
          <w:tcPr>
            <w:vAlign w:val="center"/>
          </w:tcPr>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3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03210</w:t>
            </w:r>
          </w:p>
        </w:tc>
      </w:tr>
      <w:tr>
        <w:trPr>
          <w:cantSplit w:val="0"/>
          <w:tblHeader w:val="0"/>
        </w:trPr>
        <w:tc>
          <w:tcPr>
            <w:vAlign w:val="center"/>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CHACO</w:t>
            </w:r>
          </w:p>
        </w:tc>
        <w:tc>
          <w:tcPr>
            <w:vAlign w:val="center"/>
          </w:tcPr>
          <w:p w:rsidR="00000000" w:rsidDel="00000000" w:rsidP="00000000" w:rsidRDefault="00000000" w:rsidRPr="00000000" w14:paraId="000003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3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03222</w:t>
            </w:r>
          </w:p>
        </w:tc>
      </w:tr>
      <w:tr>
        <w:trPr>
          <w:cantSplit w:val="0"/>
          <w:tblHeader w:val="0"/>
        </w:trPr>
        <w:tc>
          <w:tcPr>
            <w:vAlign w:val="center"/>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CHUBUT</w:t>
            </w:r>
          </w:p>
        </w:tc>
        <w:tc>
          <w:tcPr>
            <w:vAlign w:val="center"/>
          </w:tcPr>
          <w:p w:rsidR="00000000" w:rsidDel="00000000" w:rsidP="00000000" w:rsidRDefault="00000000" w:rsidRPr="00000000" w14:paraId="000003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3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03226</w:t>
            </w:r>
          </w:p>
        </w:tc>
      </w:tr>
      <w:tr>
        <w:trPr>
          <w:cantSplit w:val="0"/>
          <w:tblHeader w:val="0"/>
        </w:trPr>
        <w:tc>
          <w:tcPr>
            <w:vAlign w:val="center"/>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CORDOBA</w:t>
            </w:r>
          </w:p>
        </w:tc>
        <w:tc>
          <w:tcPr>
            <w:vAlign w:val="center"/>
          </w:tcPr>
          <w:p w:rsidR="00000000" w:rsidDel="00000000" w:rsidP="00000000" w:rsidRDefault="00000000" w:rsidRPr="00000000" w14:paraId="000003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3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03214</w:t>
            </w:r>
          </w:p>
        </w:tc>
      </w:tr>
      <w:tr>
        <w:trPr>
          <w:cantSplit w:val="0"/>
          <w:tblHeader w:val="0"/>
        </w:trPr>
        <w:tc>
          <w:tcPr>
            <w:vAlign w:val="center"/>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CORRIENTES</w:t>
            </w:r>
          </w:p>
        </w:tc>
        <w:tc>
          <w:tcPr>
            <w:vAlign w:val="center"/>
          </w:tcPr>
          <w:p w:rsidR="00000000" w:rsidDel="00000000" w:rsidP="00000000" w:rsidRDefault="00000000" w:rsidRPr="00000000" w14:paraId="000003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3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03218</w:t>
            </w:r>
          </w:p>
        </w:tc>
      </w:tr>
      <w:tr>
        <w:trPr>
          <w:cantSplit w:val="0"/>
          <w:tblHeader w:val="0"/>
        </w:trPr>
        <w:tc>
          <w:tcPr>
            <w:vAlign w:val="center"/>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RIOS</w:t>
            </w:r>
          </w:p>
        </w:tc>
        <w:tc>
          <w:tcPr>
            <w:vAlign w:val="center"/>
          </w:tcPr>
          <w:p w:rsidR="00000000" w:rsidDel="00000000" w:rsidP="00000000" w:rsidRDefault="00000000" w:rsidRPr="00000000" w14:paraId="000003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3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03230</w:t>
            </w:r>
          </w:p>
        </w:tc>
      </w:tr>
      <w:tr>
        <w:trPr>
          <w:cantSplit w:val="0"/>
          <w:tblHeader w:val="0"/>
        </w:trPr>
        <w:tc>
          <w:tcPr>
            <w:vAlign w:val="center"/>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FORMOSA</w:t>
            </w:r>
          </w:p>
        </w:tc>
        <w:tc>
          <w:tcPr>
            <w:vAlign w:val="center"/>
          </w:tcPr>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3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03234</w:t>
            </w:r>
          </w:p>
        </w:tc>
      </w:tr>
      <w:tr>
        <w:trPr>
          <w:cantSplit w:val="0"/>
          <w:tblHeader w:val="0"/>
        </w:trPr>
        <w:tc>
          <w:tcPr>
            <w:vAlign w:val="center"/>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JUJUY</w:t>
            </w:r>
          </w:p>
        </w:tc>
        <w:tc>
          <w:tcPr>
            <w:vAlign w:val="center"/>
          </w:tcPr>
          <w:p w:rsidR="00000000" w:rsidDel="00000000" w:rsidP="00000000" w:rsidRDefault="00000000" w:rsidRPr="00000000" w14:paraId="000003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Align w:val="center"/>
          </w:tcPr>
          <w:p w:rsidR="00000000" w:rsidDel="00000000" w:rsidP="00000000" w:rsidRDefault="00000000" w:rsidRPr="00000000" w14:paraId="000003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03238</w:t>
            </w:r>
          </w:p>
        </w:tc>
      </w:tr>
      <w:tr>
        <w:trPr>
          <w:cantSplit w:val="0"/>
          <w:tblHeader w:val="0"/>
        </w:trPr>
        <w:tc>
          <w:tcPr>
            <w:vAlign w:val="center"/>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PAMPA</w:t>
            </w:r>
          </w:p>
        </w:tc>
        <w:tc>
          <w:tcPr>
            <w:vAlign w:val="center"/>
          </w:tcPr>
          <w:p w:rsidR="00000000" w:rsidDel="00000000" w:rsidP="00000000" w:rsidRDefault="00000000" w:rsidRPr="00000000" w14:paraId="000003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3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03242</w:t>
            </w:r>
          </w:p>
        </w:tc>
      </w:tr>
      <w:tr>
        <w:trPr>
          <w:cantSplit w:val="0"/>
          <w:tblHeader w:val="0"/>
        </w:trPr>
        <w:tc>
          <w:tcPr>
            <w:vAlign w:val="center"/>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RIOJA</w:t>
            </w:r>
          </w:p>
        </w:tc>
        <w:tc>
          <w:tcPr>
            <w:vAlign w:val="center"/>
          </w:tcPr>
          <w:p w:rsidR="00000000" w:rsidDel="00000000" w:rsidP="00000000" w:rsidRDefault="00000000" w:rsidRPr="00000000" w14:paraId="00000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3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03246</w:t>
            </w:r>
          </w:p>
        </w:tc>
      </w:tr>
      <w:tr>
        <w:trPr>
          <w:cantSplit w:val="0"/>
          <w:tblHeader w:val="0"/>
        </w:trPr>
        <w:tc>
          <w:tcPr>
            <w:vAlign w:val="center"/>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3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3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MENDOZA</w:t>
            </w:r>
          </w:p>
        </w:tc>
        <w:tc>
          <w:tcPr>
            <w:vAlign w:val="center"/>
          </w:tcPr>
          <w:p w:rsidR="00000000" w:rsidDel="00000000" w:rsidP="00000000" w:rsidRDefault="00000000" w:rsidRPr="00000000" w14:paraId="000003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3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03250</w:t>
            </w:r>
          </w:p>
        </w:tc>
      </w:tr>
      <w:tr>
        <w:trPr>
          <w:cantSplit w:val="0"/>
          <w:tblHeader w:val="0"/>
        </w:trPr>
        <w:tc>
          <w:tcPr>
            <w:vAlign w:val="center"/>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MISIONES</w:t>
            </w:r>
          </w:p>
        </w:tc>
        <w:tc>
          <w:tcPr>
            <w:vAlign w:val="center"/>
          </w:tcPr>
          <w:p w:rsidR="00000000" w:rsidDel="00000000" w:rsidP="00000000" w:rsidRDefault="00000000" w:rsidRPr="00000000" w14:paraId="000004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vAlign w:val="center"/>
          </w:tcPr>
          <w:p w:rsidR="00000000" w:rsidDel="00000000" w:rsidP="00000000" w:rsidRDefault="00000000" w:rsidRPr="00000000" w14:paraId="000004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03254</w:t>
            </w:r>
          </w:p>
        </w:tc>
      </w:tr>
      <w:tr>
        <w:trPr>
          <w:cantSplit w:val="0"/>
          <w:tblHeader w:val="0"/>
        </w:trPr>
        <w:tc>
          <w:tcPr>
            <w:vAlign w:val="center"/>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NEUQUEN</w:t>
            </w:r>
          </w:p>
        </w:tc>
        <w:tc>
          <w:tcPr>
            <w:vAlign w:val="center"/>
          </w:tcPr>
          <w:p w:rsidR="00000000" w:rsidDel="00000000" w:rsidP="00000000" w:rsidRDefault="00000000" w:rsidRPr="00000000" w14:paraId="000004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vAlign w:val="center"/>
          </w:tcPr>
          <w:p w:rsidR="00000000" w:rsidDel="00000000" w:rsidP="00000000" w:rsidRDefault="00000000" w:rsidRPr="00000000" w14:paraId="000004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03258</w:t>
            </w:r>
          </w:p>
        </w:tc>
      </w:tr>
      <w:tr>
        <w:trPr>
          <w:cantSplit w:val="0"/>
          <w:tblHeader w:val="0"/>
        </w:trPr>
        <w:tc>
          <w:tcPr>
            <w:vAlign w:val="center"/>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RIO NEGRO</w:t>
            </w:r>
          </w:p>
        </w:tc>
        <w:tc>
          <w:tcPr>
            <w:vAlign w:val="center"/>
          </w:tcPr>
          <w:p w:rsidR="00000000" w:rsidDel="00000000" w:rsidP="00000000" w:rsidRDefault="00000000" w:rsidRPr="00000000" w14:paraId="000004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vAlign w:val="center"/>
          </w:tcPr>
          <w:p w:rsidR="00000000" w:rsidDel="00000000" w:rsidP="00000000" w:rsidRDefault="00000000" w:rsidRPr="00000000" w14:paraId="000004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03262</w:t>
            </w:r>
          </w:p>
        </w:tc>
      </w:tr>
      <w:tr>
        <w:trPr>
          <w:cantSplit w:val="0"/>
          <w:tblHeader w:val="0"/>
        </w:trPr>
        <w:tc>
          <w:tcPr>
            <w:vAlign w:val="center"/>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SALTA</w:t>
            </w:r>
          </w:p>
        </w:tc>
        <w:tc>
          <w:tcPr>
            <w:vAlign w:val="center"/>
          </w:tcPr>
          <w:p w:rsidR="00000000" w:rsidDel="00000000" w:rsidP="00000000" w:rsidRDefault="00000000" w:rsidRPr="00000000" w14:paraId="000004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vAlign w:val="center"/>
          </w:tcPr>
          <w:p w:rsidR="00000000" w:rsidDel="00000000" w:rsidP="00000000" w:rsidRDefault="00000000" w:rsidRPr="00000000" w14:paraId="000004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03266</w:t>
            </w:r>
          </w:p>
        </w:tc>
      </w:tr>
      <w:tr>
        <w:trPr>
          <w:cantSplit w:val="0"/>
          <w:tblHeader w:val="0"/>
        </w:trPr>
        <w:tc>
          <w:tcPr>
            <w:vAlign w:val="center"/>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JUAN</w:t>
            </w:r>
          </w:p>
        </w:tc>
        <w:tc>
          <w:tcPr>
            <w:vAlign w:val="center"/>
          </w:tcPr>
          <w:p w:rsidR="00000000" w:rsidDel="00000000" w:rsidP="00000000" w:rsidRDefault="00000000" w:rsidRPr="00000000" w14:paraId="000004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vAlign w:val="center"/>
          </w:tcPr>
          <w:p w:rsidR="00000000" w:rsidDel="00000000" w:rsidP="00000000" w:rsidRDefault="00000000" w:rsidRPr="00000000" w14:paraId="000004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03270</w:t>
            </w:r>
          </w:p>
        </w:tc>
      </w:tr>
      <w:tr>
        <w:trPr>
          <w:cantSplit w:val="0"/>
          <w:tblHeader w:val="0"/>
        </w:trPr>
        <w:tc>
          <w:tcPr>
            <w:vAlign w:val="center"/>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LUIS</w:t>
            </w:r>
          </w:p>
        </w:tc>
        <w:tc>
          <w:tcPr>
            <w:vAlign w:val="center"/>
          </w:tcPr>
          <w:p w:rsidR="00000000" w:rsidDel="00000000" w:rsidP="00000000" w:rsidRDefault="00000000" w:rsidRPr="00000000" w14:paraId="000004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vAlign w:val="center"/>
          </w:tcPr>
          <w:p w:rsidR="00000000" w:rsidDel="00000000" w:rsidP="00000000" w:rsidRDefault="00000000" w:rsidRPr="00000000" w14:paraId="000004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03274</w:t>
            </w:r>
          </w:p>
        </w:tc>
      </w:tr>
      <w:tr>
        <w:trPr>
          <w:cantSplit w:val="0"/>
          <w:tblHeader w:val="0"/>
        </w:trPr>
        <w:tc>
          <w:tcPr>
            <w:vAlign w:val="center"/>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 CRUZ</w:t>
            </w:r>
          </w:p>
        </w:tc>
        <w:tc>
          <w:tcPr>
            <w:vAlign w:val="center"/>
          </w:tcPr>
          <w:p w:rsidR="00000000" w:rsidDel="00000000" w:rsidP="00000000" w:rsidRDefault="00000000" w:rsidRPr="00000000" w14:paraId="00000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vAlign w:val="center"/>
          </w:tcPr>
          <w:p w:rsidR="00000000" w:rsidDel="00000000" w:rsidP="00000000" w:rsidRDefault="00000000" w:rsidRPr="00000000" w14:paraId="000004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03278</w:t>
            </w:r>
          </w:p>
        </w:tc>
      </w:tr>
      <w:tr>
        <w:trPr>
          <w:cantSplit w:val="0"/>
          <w:tblHeader w:val="0"/>
        </w:trPr>
        <w:tc>
          <w:tcPr>
            <w:vAlign w:val="center"/>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 FE</w:t>
            </w:r>
          </w:p>
        </w:tc>
        <w:tc>
          <w:tcPr>
            <w:vAlign w:val="center"/>
          </w:tcPr>
          <w:p w:rsidR="00000000" w:rsidDel="00000000" w:rsidP="00000000" w:rsidRDefault="00000000" w:rsidRPr="00000000" w14:paraId="000004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vAlign w:val="center"/>
          </w:tcPr>
          <w:p w:rsidR="00000000" w:rsidDel="00000000" w:rsidP="00000000" w:rsidRDefault="00000000" w:rsidRPr="00000000" w14:paraId="000004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03282</w:t>
            </w:r>
          </w:p>
        </w:tc>
      </w:tr>
      <w:tr>
        <w:trPr>
          <w:cantSplit w:val="0"/>
          <w:tblHeader w:val="0"/>
        </w:trPr>
        <w:tc>
          <w:tcPr>
            <w:vAlign w:val="center"/>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DEL ESTERO</w:t>
            </w:r>
          </w:p>
        </w:tc>
        <w:tc>
          <w:tcPr>
            <w:vAlign w:val="center"/>
          </w:tcPr>
          <w:p w:rsidR="00000000" w:rsidDel="00000000" w:rsidP="00000000" w:rsidRDefault="00000000" w:rsidRPr="00000000" w14:paraId="000004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vAlign w:val="center"/>
          </w:tcPr>
          <w:p w:rsidR="00000000" w:rsidDel="00000000" w:rsidP="00000000" w:rsidRDefault="00000000" w:rsidRPr="00000000" w14:paraId="000004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03286</w:t>
            </w:r>
          </w:p>
        </w:tc>
      </w:tr>
      <w:tr>
        <w:trPr>
          <w:cantSplit w:val="0"/>
          <w:tblHeader w:val="0"/>
        </w:trPr>
        <w:tc>
          <w:tcPr>
            <w:vAlign w:val="center"/>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TIERRA DEL FUEGO</w:t>
            </w:r>
          </w:p>
        </w:tc>
        <w:tc>
          <w:tcPr>
            <w:vAlign w:val="center"/>
          </w:tcPr>
          <w:p w:rsidR="00000000" w:rsidDel="00000000" w:rsidP="00000000" w:rsidRDefault="00000000" w:rsidRPr="00000000" w14:paraId="000004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c>
          <w:tcPr>
            <w:vAlign w:val="center"/>
          </w:tcPr>
          <w:p w:rsidR="00000000" w:rsidDel="00000000" w:rsidP="00000000" w:rsidRDefault="00000000" w:rsidRPr="00000000" w14:paraId="000004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03294</w:t>
            </w:r>
          </w:p>
        </w:tc>
      </w:tr>
      <w:tr>
        <w:trPr>
          <w:cantSplit w:val="0"/>
          <w:tblHeader w:val="0"/>
        </w:trPr>
        <w:tc>
          <w:tcPr>
            <w:vAlign w:val="center"/>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Argentina</w:t>
            </w:r>
          </w:p>
        </w:tc>
        <w:tc>
          <w:tcPr>
            <w:vAlign w:val="center"/>
          </w:tcPr>
          <w:p w:rsidR="00000000" w:rsidDel="00000000" w:rsidP="00000000" w:rsidRDefault="00000000" w:rsidRPr="00000000" w14:paraId="000004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w:t>
            </w:r>
          </w:p>
        </w:tc>
        <w:tc>
          <w:tcPr>
            <w:vAlign w:val="center"/>
          </w:tcPr>
          <w:p w:rsidR="00000000" w:rsidDel="00000000" w:rsidP="00000000" w:rsidRDefault="00000000" w:rsidRPr="00000000" w14:paraId="000004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TUCUMAN</w:t>
            </w:r>
          </w:p>
        </w:tc>
        <w:tc>
          <w:tcPr>
            <w:vAlign w:val="center"/>
          </w:tcPr>
          <w:p w:rsidR="00000000" w:rsidDel="00000000" w:rsidP="00000000" w:rsidRDefault="00000000" w:rsidRPr="00000000" w14:paraId="000004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vAlign w:val="center"/>
          </w:tcPr>
          <w:p w:rsidR="00000000" w:rsidDel="00000000" w:rsidP="00000000" w:rsidRDefault="00000000" w:rsidRPr="00000000" w14:paraId="00000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03290</w:t>
            </w:r>
          </w:p>
        </w:tc>
      </w:tr>
      <w:tr>
        <w:trPr>
          <w:cantSplit w:val="0"/>
          <w:tblHeader w:val="0"/>
        </w:trPr>
        <w:tc>
          <w:tcPr>
            <w:vAlign w:val="center"/>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BRAZIL</w:t>
            </w:r>
            <w:r w:rsidDel="00000000" w:rsidR="00000000" w:rsidRPr="00000000">
              <w:rPr>
                <w:rtl w:val="0"/>
              </w:rPr>
            </w:r>
          </w:p>
        </w:tc>
        <w:tc>
          <w:tcPr>
            <w:vAlign w:val="center"/>
          </w:tcPr>
          <w:p w:rsidR="00000000" w:rsidDel="00000000" w:rsidP="00000000" w:rsidRDefault="00000000" w:rsidRPr="00000000" w14:paraId="000004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076</w:t>
            </w:r>
            <w:r w:rsidDel="00000000" w:rsidR="00000000" w:rsidRPr="00000000">
              <w:rPr>
                <w:rtl w:val="0"/>
              </w:rPr>
            </w:r>
          </w:p>
        </w:tc>
        <w:tc>
          <w:tcPr>
            <w:vAlign w:val="center"/>
          </w:tcPr>
          <w:p w:rsidR="00000000" w:rsidDel="00000000" w:rsidP="00000000" w:rsidRDefault="00000000" w:rsidRPr="00000000" w14:paraId="00000439">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A">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3B">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Brazil</w:t>
            </w:r>
            <w:r w:rsidDel="00000000" w:rsidR="00000000" w:rsidRPr="00000000">
              <w:rPr>
                <w:rtl w:val="0"/>
              </w:rPr>
            </w:r>
          </w:p>
        </w:tc>
        <w:tc>
          <w:tcPr>
            <w:vAlign w:val="center"/>
          </w:tcPr>
          <w:p w:rsidR="00000000" w:rsidDel="00000000" w:rsidP="00000000" w:rsidRDefault="00000000" w:rsidRPr="00000000" w14:paraId="00000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ACRE</w:t>
            </w:r>
          </w:p>
        </w:tc>
        <w:tc>
          <w:tcPr>
            <w:vAlign w:val="center"/>
          </w:tcPr>
          <w:p w:rsidR="00000000" w:rsidDel="00000000" w:rsidP="00000000" w:rsidRDefault="00000000" w:rsidRPr="00000000" w14:paraId="000004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4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07612</w:t>
            </w:r>
          </w:p>
        </w:tc>
      </w:tr>
      <w:tr>
        <w:trPr>
          <w:cantSplit w:val="0"/>
          <w:tblHeader w:val="0"/>
        </w:trPr>
        <w:tc>
          <w:tcPr>
            <w:vAlign w:val="center"/>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ALAGOAS</w:t>
            </w:r>
          </w:p>
        </w:tc>
        <w:tc>
          <w:tcPr>
            <w:vAlign w:val="center"/>
          </w:tcPr>
          <w:p w:rsidR="00000000" w:rsidDel="00000000" w:rsidP="00000000" w:rsidRDefault="00000000" w:rsidRPr="00000000" w14:paraId="000004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4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07627</w:t>
            </w:r>
          </w:p>
        </w:tc>
      </w:tr>
      <w:tr>
        <w:trPr>
          <w:cantSplit w:val="0"/>
          <w:tblHeader w:val="0"/>
        </w:trPr>
        <w:tc>
          <w:tcPr>
            <w:vAlign w:val="center"/>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AMAPA</w:t>
            </w:r>
          </w:p>
        </w:tc>
        <w:tc>
          <w:tcPr>
            <w:vAlign w:val="center"/>
          </w:tcPr>
          <w:p w:rsidR="00000000" w:rsidDel="00000000" w:rsidP="00000000" w:rsidRDefault="00000000" w:rsidRPr="00000000" w14:paraId="000004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4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07616</w:t>
            </w:r>
          </w:p>
        </w:tc>
      </w:tr>
      <w:tr>
        <w:trPr>
          <w:cantSplit w:val="0"/>
          <w:tblHeader w:val="0"/>
        </w:trPr>
        <w:tc>
          <w:tcPr>
            <w:vAlign w:val="center"/>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AMAZONAS</w:t>
            </w:r>
          </w:p>
        </w:tc>
        <w:tc>
          <w:tcPr>
            <w:vAlign w:val="center"/>
          </w:tcPr>
          <w:p w:rsidR="00000000" w:rsidDel="00000000" w:rsidP="00000000" w:rsidRDefault="00000000" w:rsidRPr="00000000" w14:paraId="000004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4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07613</w:t>
            </w:r>
          </w:p>
        </w:tc>
      </w:tr>
      <w:tr>
        <w:trPr>
          <w:cantSplit w:val="0"/>
          <w:tblHeader w:val="0"/>
        </w:trPr>
        <w:tc>
          <w:tcPr>
            <w:vAlign w:val="center"/>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BAHIA</w:t>
            </w:r>
          </w:p>
        </w:tc>
        <w:tc>
          <w:tcPr>
            <w:vAlign w:val="center"/>
          </w:tcPr>
          <w:p w:rsidR="00000000" w:rsidDel="00000000" w:rsidP="00000000" w:rsidRDefault="00000000" w:rsidRPr="00000000" w14:paraId="000004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Align w:val="center"/>
          </w:tcPr>
          <w:p w:rsidR="00000000" w:rsidDel="00000000" w:rsidP="00000000" w:rsidRDefault="00000000" w:rsidRPr="00000000" w14:paraId="000004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07629</w:t>
            </w:r>
          </w:p>
        </w:tc>
      </w:tr>
      <w:tr>
        <w:trPr>
          <w:cantSplit w:val="0"/>
          <w:tblHeader w:val="0"/>
        </w:trPr>
        <w:tc>
          <w:tcPr>
            <w:vAlign w:val="center"/>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CEARA</w:t>
            </w:r>
          </w:p>
        </w:tc>
        <w:tc>
          <w:tcPr>
            <w:vAlign w:val="center"/>
          </w:tcPr>
          <w:p w:rsidR="00000000" w:rsidDel="00000000" w:rsidP="00000000" w:rsidRDefault="00000000" w:rsidRPr="00000000" w14:paraId="000004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4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07623</w:t>
            </w:r>
          </w:p>
        </w:tc>
      </w:tr>
      <w:tr>
        <w:trPr>
          <w:cantSplit w:val="0"/>
          <w:tblHeader w:val="0"/>
        </w:trPr>
        <w:tc>
          <w:tcPr>
            <w:vAlign w:val="center"/>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DISTRITO FEDERAL</w:t>
            </w:r>
          </w:p>
        </w:tc>
        <w:tc>
          <w:tcPr>
            <w:vAlign w:val="center"/>
          </w:tcPr>
          <w:p w:rsidR="00000000" w:rsidDel="00000000" w:rsidP="00000000" w:rsidRDefault="00000000" w:rsidRPr="00000000" w14:paraId="000004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vAlign w:val="center"/>
          </w:tcPr>
          <w:p w:rsidR="00000000" w:rsidDel="00000000" w:rsidP="00000000" w:rsidRDefault="00000000" w:rsidRPr="00000000" w14:paraId="000004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07653</w:t>
            </w:r>
          </w:p>
        </w:tc>
      </w:tr>
      <w:tr>
        <w:trPr>
          <w:cantSplit w:val="0"/>
          <w:tblHeader w:val="0"/>
        </w:trPr>
        <w:tc>
          <w:tcPr>
            <w:vAlign w:val="center"/>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ESPIRITO SANTO</w:t>
            </w:r>
          </w:p>
        </w:tc>
        <w:tc>
          <w:tcPr>
            <w:vAlign w:val="center"/>
          </w:tcPr>
          <w:p w:rsidR="00000000" w:rsidDel="00000000" w:rsidP="00000000" w:rsidRDefault="00000000" w:rsidRPr="00000000" w14:paraId="000004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4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07632</w:t>
            </w:r>
          </w:p>
        </w:tc>
      </w:tr>
      <w:tr>
        <w:trPr>
          <w:cantSplit w:val="0"/>
          <w:tblHeader w:val="0"/>
        </w:trPr>
        <w:tc>
          <w:tcPr>
            <w:vAlign w:val="center"/>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GOIAS</w:t>
            </w:r>
          </w:p>
        </w:tc>
        <w:tc>
          <w:tcPr>
            <w:vAlign w:val="center"/>
          </w:tcPr>
          <w:p w:rsidR="00000000" w:rsidDel="00000000" w:rsidP="00000000" w:rsidRDefault="00000000" w:rsidRPr="00000000" w14:paraId="000004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center"/>
          </w:tcPr>
          <w:p w:rsidR="00000000" w:rsidDel="00000000" w:rsidP="00000000" w:rsidRDefault="00000000" w:rsidRPr="00000000" w14:paraId="000004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07652</w:t>
            </w:r>
          </w:p>
        </w:tc>
      </w:tr>
      <w:tr>
        <w:trPr>
          <w:cantSplit w:val="0"/>
          <w:tblHeader w:val="0"/>
        </w:trPr>
        <w:tc>
          <w:tcPr>
            <w:vAlign w:val="center"/>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MARANHAO</w:t>
            </w:r>
          </w:p>
        </w:tc>
        <w:tc>
          <w:tcPr>
            <w:vAlign w:val="center"/>
          </w:tcPr>
          <w:p w:rsidR="00000000" w:rsidDel="00000000" w:rsidP="00000000" w:rsidRDefault="00000000" w:rsidRPr="00000000" w14:paraId="000004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4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07621</w:t>
            </w:r>
          </w:p>
        </w:tc>
      </w:tr>
      <w:tr>
        <w:trPr>
          <w:cantSplit w:val="0"/>
          <w:tblHeader w:val="0"/>
        </w:trPr>
        <w:tc>
          <w:tcPr>
            <w:vAlign w:val="center"/>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MATO GROSSO DO SUL</w:t>
            </w:r>
          </w:p>
        </w:tc>
        <w:tc>
          <w:tcPr>
            <w:vAlign w:val="center"/>
          </w:tcPr>
          <w:p w:rsidR="00000000" w:rsidDel="00000000" w:rsidP="00000000" w:rsidRDefault="00000000" w:rsidRPr="00000000" w14:paraId="000004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4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07650</w:t>
            </w:r>
          </w:p>
        </w:tc>
      </w:tr>
      <w:tr>
        <w:trPr>
          <w:cantSplit w:val="0"/>
          <w:tblHeader w:val="0"/>
        </w:trPr>
        <w:tc>
          <w:tcPr>
            <w:vAlign w:val="center"/>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MATO GROSSO</w:t>
            </w:r>
          </w:p>
        </w:tc>
        <w:tc>
          <w:tcPr>
            <w:vAlign w:val="center"/>
          </w:tcPr>
          <w:p w:rsidR="00000000" w:rsidDel="00000000" w:rsidP="00000000" w:rsidRDefault="00000000" w:rsidRPr="00000000" w14:paraId="000004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vAlign w:val="center"/>
          </w:tcPr>
          <w:p w:rsidR="00000000" w:rsidDel="00000000" w:rsidP="00000000" w:rsidRDefault="00000000" w:rsidRPr="00000000" w14:paraId="000004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07651</w:t>
            </w:r>
          </w:p>
        </w:tc>
      </w:tr>
      <w:tr>
        <w:trPr>
          <w:cantSplit w:val="0"/>
          <w:tblHeader w:val="0"/>
        </w:trPr>
        <w:tc>
          <w:tcPr>
            <w:vAlign w:val="center"/>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MINAS GERAIS</w:t>
            </w:r>
          </w:p>
        </w:tc>
        <w:tc>
          <w:tcPr>
            <w:vAlign w:val="center"/>
          </w:tcPr>
          <w:p w:rsidR="00000000" w:rsidDel="00000000" w:rsidP="00000000" w:rsidRDefault="00000000" w:rsidRPr="00000000" w14:paraId="000004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4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07631</w:t>
            </w:r>
          </w:p>
        </w:tc>
      </w:tr>
      <w:tr>
        <w:trPr>
          <w:cantSplit w:val="0"/>
          <w:tblHeader w:val="0"/>
        </w:trPr>
        <w:tc>
          <w:tcPr>
            <w:vAlign w:val="center"/>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w:t>
            </w:r>
          </w:p>
        </w:tc>
        <w:tc>
          <w:tcPr>
            <w:vAlign w:val="center"/>
          </w:tcPr>
          <w:p w:rsidR="00000000" w:rsidDel="00000000" w:rsidP="00000000" w:rsidRDefault="00000000" w:rsidRPr="00000000" w14:paraId="000004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4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07615</w:t>
            </w:r>
          </w:p>
        </w:tc>
      </w:tr>
      <w:tr>
        <w:trPr>
          <w:cantSplit w:val="0"/>
          <w:tblHeader w:val="0"/>
        </w:trPr>
        <w:tc>
          <w:tcPr>
            <w:vAlign w:val="center"/>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PARAIBA</w:t>
            </w:r>
          </w:p>
        </w:tc>
        <w:tc>
          <w:tcPr>
            <w:vAlign w:val="center"/>
          </w:tcPr>
          <w:p w:rsidR="00000000" w:rsidDel="00000000" w:rsidP="00000000" w:rsidRDefault="00000000" w:rsidRPr="00000000" w14:paraId="000004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4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07625</w:t>
            </w:r>
          </w:p>
        </w:tc>
      </w:tr>
      <w:tr>
        <w:trPr>
          <w:cantSplit w:val="0"/>
          <w:tblHeader w:val="0"/>
        </w:trPr>
        <w:tc>
          <w:tcPr>
            <w:vAlign w:val="center"/>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PARANA</w:t>
            </w:r>
          </w:p>
        </w:tc>
        <w:tc>
          <w:tcPr>
            <w:vAlign w:val="center"/>
          </w:tcPr>
          <w:p w:rsidR="00000000" w:rsidDel="00000000" w:rsidP="00000000" w:rsidRDefault="00000000" w:rsidRPr="00000000" w14:paraId="000004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4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07641</w:t>
            </w:r>
          </w:p>
        </w:tc>
      </w:tr>
      <w:tr>
        <w:trPr>
          <w:cantSplit w:val="0"/>
          <w:tblHeader w:val="0"/>
        </w:trPr>
        <w:tc>
          <w:tcPr>
            <w:vAlign w:val="center"/>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PERNAMBUCO</w:t>
            </w:r>
          </w:p>
        </w:tc>
        <w:tc>
          <w:tcPr>
            <w:vAlign w:val="center"/>
          </w:tcPr>
          <w:p w:rsidR="00000000" w:rsidDel="00000000" w:rsidP="00000000" w:rsidRDefault="00000000" w:rsidRPr="00000000" w14:paraId="000004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4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07626</w:t>
            </w:r>
          </w:p>
        </w:tc>
      </w:tr>
      <w:tr>
        <w:trPr>
          <w:cantSplit w:val="0"/>
          <w:tblHeader w:val="0"/>
        </w:trPr>
        <w:tc>
          <w:tcPr>
            <w:vAlign w:val="center"/>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PIAUI</w:t>
            </w:r>
          </w:p>
        </w:tc>
        <w:tc>
          <w:tcPr>
            <w:vAlign w:val="center"/>
          </w:tcPr>
          <w:p w:rsidR="00000000" w:rsidDel="00000000" w:rsidP="00000000" w:rsidRDefault="00000000" w:rsidRPr="00000000" w14:paraId="000004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4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07622</w:t>
            </w:r>
          </w:p>
        </w:tc>
      </w:tr>
      <w:tr>
        <w:trPr>
          <w:cantSplit w:val="0"/>
          <w:tblHeader w:val="0"/>
        </w:trPr>
        <w:tc>
          <w:tcPr>
            <w:vAlign w:val="center"/>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RIO DE JANEIRO</w:t>
            </w:r>
          </w:p>
        </w:tc>
        <w:tc>
          <w:tcPr>
            <w:vAlign w:val="center"/>
          </w:tcPr>
          <w:p w:rsidR="00000000" w:rsidDel="00000000" w:rsidP="00000000" w:rsidRDefault="00000000" w:rsidRPr="00000000" w14:paraId="000004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center"/>
          </w:tcPr>
          <w:p w:rsidR="00000000" w:rsidDel="00000000" w:rsidP="00000000" w:rsidRDefault="00000000" w:rsidRPr="00000000" w14:paraId="000004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07633</w:t>
            </w:r>
          </w:p>
        </w:tc>
      </w:tr>
      <w:tr>
        <w:trPr>
          <w:cantSplit w:val="0"/>
          <w:tblHeader w:val="0"/>
        </w:trPr>
        <w:tc>
          <w:tcPr>
            <w:vAlign w:val="center"/>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RIO GRANDE DO NORTE</w:t>
            </w:r>
          </w:p>
        </w:tc>
        <w:tc>
          <w:tcPr>
            <w:vAlign w:val="center"/>
          </w:tcPr>
          <w:p w:rsidR="00000000" w:rsidDel="00000000" w:rsidP="00000000" w:rsidRDefault="00000000" w:rsidRPr="00000000" w14:paraId="000004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4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07624</w:t>
            </w:r>
          </w:p>
        </w:tc>
      </w:tr>
      <w:tr>
        <w:trPr>
          <w:cantSplit w:val="0"/>
          <w:tblHeader w:val="0"/>
        </w:trPr>
        <w:tc>
          <w:tcPr>
            <w:vAlign w:val="center"/>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RIO GRANDE DO SUL</w:t>
            </w:r>
          </w:p>
        </w:tc>
        <w:tc>
          <w:tcPr>
            <w:vAlign w:val="center"/>
          </w:tcPr>
          <w:p w:rsidR="00000000" w:rsidDel="00000000" w:rsidP="00000000" w:rsidRDefault="00000000" w:rsidRPr="00000000" w14:paraId="000004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4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07643</w:t>
            </w:r>
          </w:p>
        </w:tc>
      </w:tr>
      <w:tr>
        <w:trPr>
          <w:cantSplit w:val="0"/>
          <w:tblHeader w:val="0"/>
        </w:trPr>
        <w:tc>
          <w:tcPr>
            <w:vAlign w:val="center"/>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RONDÔNIA</w:t>
            </w:r>
          </w:p>
        </w:tc>
        <w:tc>
          <w:tcPr>
            <w:vAlign w:val="center"/>
          </w:tcPr>
          <w:p w:rsidR="00000000" w:rsidDel="00000000" w:rsidP="00000000" w:rsidRDefault="00000000" w:rsidRPr="00000000" w14:paraId="000004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4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07611</w:t>
            </w:r>
          </w:p>
        </w:tc>
      </w:tr>
      <w:tr>
        <w:trPr>
          <w:cantSplit w:val="0"/>
          <w:tblHeader w:val="0"/>
        </w:trPr>
        <w:tc>
          <w:tcPr>
            <w:vAlign w:val="center"/>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RORAIMA</w:t>
            </w:r>
          </w:p>
        </w:tc>
        <w:tc>
          <w:tcPr>
            <w:vAlign w:val="center"/>
          </w:tcPr>
          <w:p w:rsidR="00000000" w:rsidDel="00000000" w:rsidP="00000000" w:rsidRDefault="00000000" w:rsidRPr="00000000" w14:paraId="000004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4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07614</w:t>
            </w:r>
          </w:p>
        </w:tc>
      </w:tr>
      <w:tr>
        <w:trPr>
          <w:cantSplit w:val="0"/>
          <w:tblHeader w:val="0"/>
        </w:trPr>
        <w:tc>
          <w:tcPr>
            <w:vAlign w:val="center"/>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SANTA CATARINA</w:t>
            </w:r>
          </w:p>
        </w:tc>
        <w:tc>
          <w:tcPr>
            <w:vAlign w:val="center"/>
          </w:tcPr>
          <w:p w:rsidR="00000000" w:rsidDel="00000000" w:rsidP="00000000" w:rsidRDefault="00000000" w:rsidRPr="00000000" w14:paraId="00000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4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07642</w:t>
            </w:r>
          </w:p>
        </w:tc>
      </w:tr>
      <w:tr>
        <w:trPr>
          <w:cantSplit w:val="0"/>
          <w:tblHeader w:val="0"/>
        </w:trPr>
        <w:tc>
          <w:tcPr>
            <w:vAlign w:val="center"/>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PAULO</w:t>
            </w:r>
          </w:p>
        </w:tc>
        <w:tc>
          <w:tcPr>
            <w:vAlign w:val="center"/>
          </w:tcPr>
          <w:p w:rsidR="00000000" w:rsidDel="00000000" w:rsidP="00000000" w:rsidRDefault="00000000" w:rsidRPr="00000000" w14:paraId="000004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4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07635</w:t>
            </w:r>
          </w:p>
        </w:tc>
      </w:tr>
      <w:tr>
        <w:trPr>
          <w:cantSplit w:val="0"/>
          <w:tblHeader w:val="0"/>
        </w:trPr>
        <w:tc>
          <w:tcPr>
            <w:vAlign w:val="center"/>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SERGIPE</w:t>
            </w:r>
          </w:p>
        </w:tc>
        <w:tc>
          <w:tcPr>
            <w:vAlign w:val="center"/>
          </w:tcPr>
          <w:p w:rsidR="00000000" w:rsidDel="00000000" w:rsidP="00000000" w:rsidRDefault="00000000" w:rsidRPr="00000000" w14:paraId="000004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Align w:val="center"/>
          </w:tcPr>
          <w:p w:rsidR="00000000" w:rsidDel="00000000" w:rsidP="00000000" w:rsidRDefault="00000000" w:rsidRPr="00000000" w14:paraId="000004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07628</w:t>
            </w:r>
          </w:p>
        </w:tc>
      </w:tr>
      <w:tr>
        <w:trPr>
          <w:cantSplit w:val="0"/>
          <w:tblHeader w:val="0"/>
        </w:trPr>
        <w:tc>
          <w:tcPr>
            <w:vAlign w:val="center"/>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w:t>
            </w:r>
          </w:p>
        </w:tc>
        <w:tc>
          <w:tcPr>
            <w:vAlign w:val="center"/>
          </w:tcPr>
          <w:p w:rsidR="00000000" w:rsidDel="00000000" w:rsidP="00000000" w:rsidRDefault="00000000" w:rsidRPr="00000000" w14:paraId="000004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vAlign w:val="center"/>
          </w:tcPr>
          <w:p w:rsidR="00000000" w:rsidDel="00000000" w:rsidP="00000000" w:rsidRDefault="00000000" w:rsidRPr="00000000" w14:paraId="000004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TOCANTINS</w:t>
            </w:r>
          </w:p>
        </w:tc>
        <w:tc>
          <w:tcPr>
            <w:vAlign w:val="center"/>
          </w:tcPr>
          <w:p w:rsidR="00000000" w:rsidDel="00000000" w:rsidP="00000000" w:rsidRDefault="00000000" w:rsidRPr="00000000" w14:paraId="000004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4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07617</w:t>
            </w:r>
          </w:p>
        </w:tc>
      </w:tr>
      <w:tr>
        <w:trPr>
          <w:cantSplit w:val="0"/>
          <w:tblHeader w:val="0"/>
        </w:trPr>
        <w:tc>
          <w:tcPr>
            <w:vAlign w:val="center"/>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MEXICO</w:t>
            </w:r>
            <w:r w:rsidDel="00000000" w:rsidR="00000000" w:rsidRPr="00000000">
              <w:rPr>
                <w:rtl w:val="0"/>
              </w:rPr>
            </w:r>
          </w:p>
        </w:tc>
        <w:tc>
          <w:tcPr>
            <w:vAlign w:val="center"/>
          </w:tcPr>
          <w:p w:rsidR="00000000" w:rsidDel="00000000" w:rsidP="00000000" w:rsidRDefault="00000000" w:rsidRPr="00000000" w14:paraId="000004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484</w:t>
            </w:r>
            <w:r w:rsidDel="00000000" w:rsidR="00000000" w:rsidRPr="00000000">
              <w:rPr>
                <w:rtl w:val="0"/>
              </w:rPr>
            </w:r>
          </w:p>
        </w:tc>
        <w:tc>
          <w:tcPr>
            <w:vAlign w:val="center"/>
          </w:tcPr>
          <w:p w:rsidR="00000000" w:rsidDel="00000000" w:rsidP="00000000" w:rsidRDefault="00000000" w:rsidRPr="00000000" w14:paraId="000004C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C6">
            <w:pPr>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4C7">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Mexico</w:t>
            </w:r>
            <w:r w:rsidDel="00000000" w:rsidR="00000000" w:rsidRPr="00000000">
              <w:rPr>
                <w:rtl w:val="0"/>
              </w:rPr>
            </w:r>
          </w:p>
        </w:tc>
        <w:tc>
          <w:tcPr>
            <w:vAlign w:val="center"/>
          </w:tcPr>
          <w:p w:rsidR="00000000" w:rsidDel="00000000" w:rsidP="00000000" w:rsidRDefault="00000000" w:rsidRPr="00000000" w14:paraId="000004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AGUASCALIENTES</w:t>
            </w:r>
          </w:p>
        </w:tc>
        <w:tc>
          <w:tcPr>
            <w:vAlign w:val="center"/>
          </w:tcPr>
          <w:p w:rsidR="00000000" w:rsidDel="00000000" w:rsidP="00000000" w:rsidRDefault="00000000" w:rsidRPr="00000000" w14:paraId="000004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Align w:val="center"/>
          </w:tcPr>
          <w:p w:rsidR="00000000" w:rsidDel="00000000" w:rsidP="00000000" w:rsidRDefault="00000000" w:rsidRPr="00000000" w14:paraId="000004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48401</w:t>
            </w:r>
          </w:p>
        </w:tc>
      </w:tr>
      <w:tr>
        <w:trPr>
          <w:cantSplit w:val="0"/>
          <w:tblHeader w:val="0"/>
        </w:trPr>
        <w:tc>
          <w:tcPr>
            <w:vAlign w:val="cente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CALIFORNIA</w:t>
            </w:r>
          </w:p>
        </w:tc>
        <w:tc>
          <w:tcPr>
            <w:vAlign w:val="center"/>
          </w:tcPr>
          <w:p w:rsidR="00000000" w:rsidDel="00000000" w:rsidP="00000000" w:rsidRDefault="00000000" w:rsidRPr="00000000" w14:paraId="000004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Align w:val="center"/>
          </w:tcPr>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48402</w:t>
            </w:r>
          </w:p>
        </w:tc>
      </w:tr>
      <w:tr>
        <w:trPr>
          <w:cantSplit w:val="0"/>
          <w:tblHeader w:val="0"/>
        </w:trPr>
        <w:tc>
          <w:tcPr>
            <w:vAlign w:val="cente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CALIFORNIA SUR</w:t>
            </w:r>
          </w:p>
        </w:tc>
        <w:tc>
          <w:tcPr>
            <w:vAlign w:val="center"/>
          </w:tcPr>
          <w:p w:rsidR="00000000" w:rsidDel="00000000" w:rsidP="00000000" w:rsidRDefault="00000000" w:rsidRPr="00000000" w14:paraId="000004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Align w:val="center"/>
          </w:tcPr>
          <w:p w:rsidR="00000000" w:rsidDel="00000000" w:rsidP="00000000" w:rsidRDefault="00000000" w:rsidRPr="00000000" w14:paraId="000004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48403</w:t>
            </w:r>
          </w:p>
        </w:tc>
      </w:tr>
      <w:tr>
        <w:trPr>
          <w:cantSplit w:val="0"/>
          <w:tblHeader w:val="0"/>
        </w:trPr>
        <w:tc>
          <w:tcPr>
            <w:vAlign w:val="center"/>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CAMPECHE</w:t>
            </w:r>
          </w:p>
        </w:tc>
        <w:tc>
          <w:tcPr>
            <w:vAlign w:val="center"/>
          </w:tcPr>
          <w:p w:rsidR="00000000" w:rsidDel="00000000" w:rsidP="00000000" w:rsidRDefault="00000000" w:rsidRPr="00000000" w14:paraId="000004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Align w:val="center"/>
          </w:tcPr>
          <w:p w:rsidR="00000000" w:rsidDel="00000000" w:rsidP="00000000" w:rsidRDefault="00000000" w:rsidRPr="00000000" w14:paraId="000004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48404</w:t>
            </w:r>
          </w:p>
        </w:tc>
      </w:tr>
      <w:tr>
        <w:trPr>
          <w:cantSplit w:val="0"/>
          <w:tblHeader w:val="0"/>
        </w:trPr>
        <w:tc>
          <w:tcPr>
            <w:vAlign w:val="center"/>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CDMX</w:t>
            </w:r>
          </w:p>
        </w:tc>
        <w:tc>
          <w:tcPr>
            <w:vAlign w:val="center"/>
          </w:tcPr>
          <w:p w:rsidR="00000000" w:rsidDel="00000000" w:rsidP="00000000" w:rsidRDefault="00000000" w:rsidRPr="00000000" w14:paraId="000004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Align w:val="center"/>
          </w:tcPr>
          <w:p w:rsidR="00000000" w:rsidDel="00000000" w:rsidP="00000000" w:rsidRDefault="00000000" w:rsidRPr="00000000" w14:paraId="000004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48409</w:t>
            </w:r>
          </w:p>
        </w:tc>
      </w:tr>
      <w:tr>
        <w:trPr>
          <w:cantSplit w:val="0"/>
          <w:tblHeader w:val="0"/>
        </w:trPr>
        <w:tc>
          <w:tcPr>
            <w:vAlign w:val="center"/>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CHIAPAS</w:t>
            </w:r>
          </w:p>
        </w:tc>
        <w:tc>
          <w:tcPr>
            <w:vAlign w:val="center"/>
          </w:tcPr>
          <w:p w:rsidR="00000000" w:rsidDel="00000000" w:rsidP="00000000" w:rsidRDefault="00000000" w:rsidRPr="00000000" w14:paraId="000004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Align w:val="center"/>
          </w:tcPr>
          <w:p w:rsidR="00000000" w:rsidDel="00000000" w:rsidP="00000000" w:rsidRDefault="00000000" w:rsidRPr="00000000" w14:paraId="000004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48407</w:t>
            </w:r>
          </w:p>
        </w:tc>
      </w:tr>
      <w:tr>
        <w:trPr>
          <w:cantSplit w:val="0"/>
          <w:tblHeader w:val="0"/>
        </w:trPr>
        <w:tc>
          <w:tcPr>
            <w:vAlign w:val="center"/>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CHIHUAHUA</w:t>
            </w:r>
          </w:p>
        </w:tc>
        <w:tc>
          <w:tcPr>
            <w:vAlign w:val="center"/>
          </w:tcPr>
          <w:p w:rsidR="00000000" w:rsidDel="00000000" w:rsidP="00000000" w:rsidRDefault="00000000" w:rsidRPr="00000000" w14:paraId="000004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Align w:val="center"/>
          </w:tcPr>
          <w:p w:rsidR="00000000" w:rsidDel="00000000" w:rsidP="00000000" w:rsidRDefault="00000000" w:rsidRPr="00000000" w14:paraId="000004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48408</w:t>
            </w:r>
          </w:p>
        </w:tc>
      </w:tr>
      <w:tr>
        <w:trPr>
          <w:cantSplit w:val="0"/>
          <w:tblHeader w:val="0"/>
        </w:trPr>
        <w:tc>
          <w:tcPr>
            <w:vAlign w:val="center"/>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COAHUILA</w:t>
            </w:r>
          </w:p>
        </w:tc>
        <w:tc>
          <w:tcPr>
            <w:vAlign w:val="center"/>
          </w:tcPr>
          <w:p w:rsidR="00000000" w:rsidDel="00000000" w:rsidP="00000000" w:rsidRDefault="00000000" w:rsidRPr="00000000" w14:paraId="000004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Align w:val="center"/>
          </w:tcPr>
          <w:p w:rsidR="00000000" w:rsidDel="00000000" w:rsidP="00000000" w:rsidRDefault="00000000" w:rsidRPr="00000000" w14:paraId="000004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48405</w:t>
            </w:r>
          </w:p>
        </w:tc>
      </w:tr>
      <w:tr>
        <w:trPr>
          <w:cantSplit w:val="0"/>
          <w:tblHeader w:val="0"/>
        </w:trPr>
        <w:tc>
          <w:tcPr>
            <w:vAlign w:val="center"/>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COLIMA</w:t>
            </w:r>
          </w:p>
        </w:tc>
        <w:tc>
          <w:tcPr>
            <w:vAlign w:val="center"/>
          </w:tcPr>
          <w:p w:rsidR="00000000" w:rsidDel="00000000" w:rsidP="00000000" w:rsidRDefault="00000000" w:rsidRPr="00000000" w14:paraId="000004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Align w:val="center"/>
          </w:tcPr>
          <w:p w:rsidR="00000000" w:rsidDel="00000000" w:rsidP="00000000" w:rsidRDefault="00000000" w:rsidRPr="00000000" w14:paraId="000004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48406</w:t>
            </w:r>
          </w:p>
        </w:tc>
      </w:tr>
      <w:tr>
        <w:trPr>
          <w:cantSplit w:val="0"/>
          <w:tblHeader w:val="0"/>
        </w:trPr>
        <w:tc>
          <w:tcPr>
            <w:vAlign w:val="center"/>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DURANGO</w:t>
            </w:r>
          </w:p>
        </w:tc>
        <w:tc>
          <w:tcPr>
            <w:vAlign w:val="center"/>
          </w:tcPr>
          <w:p w:rsidR="00000000" w:rsidDel="00000000" w:rsidP="00000000" w:rsidRDefault="00000000" w:rsidRPr="00000000" w14:paraId="000004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4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48410</w:t>
            </w:r>
          </w:p>
        </w:tc>
      </w:tr>
      <w:tr>
        <w:trPr>
          <w:cantSplit w:val="0"/>
          <w:tblHeader w:val="0"/>
        </w:trPr>
        <w:tc>
          <w:tcPr>
            <w:vAlign w:val="center"/>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4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4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GUANAJUATO</w:t>
            </w:r>
          </w:p>
        </w:tc>
        <w:tc>
          <w:tcPr>
            <w:vAlign w:val="center"/>
          </w:tcPr>
          <w:p w:rsidR="00000000" w:rsidDel="00000000" w:rsidP="00000000" w:rsidRDefault="00000000" w:rsidRPr="00000000" w14:paraId="000004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4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48411</w:t>
            </w:r>
          </w:p>
        </w:tc>
      </w:tr>
      <w:tr>
        <w:trPr>
          <w:cantSplit w:val="0"/>
          <w:tblHeader w:val="0"/>
        </w:trPr>
        <w:tc>
          <w:tcPr>
            <w:vAlign w:val="center"/>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GUERRERO</w:t>
            </w:r>
          </w:p>
        </w:tc>
        <w:tc>
          <w:tcPr>
            <w:vAlign w:val="center"/>
          </w:tcPr>
          <w:p w:rsidR="00000000" w:rsidDel="00000000" w:rsidP="00000000" w:rsidRDefault="00000000" w:rsidRPr="00000000" w14:paraId="000005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5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48412</w:t>
            </w:r>
          </w:p>
        </w:tc>
      </w:tr>
      <w:tr>
        <w:trPr>
          <w:cantSplit w:val="0"/>
          <w:tblHeader w:val="0"/>
        </w:trPr>
        <w:tc>
          <w:tcPr>
            <w:vAlign w:val="center"/>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HIDALGO</w:t>
            </w:r>
          </w:p>
        </w:tc>
        <w:tc>
          <w:tcPr>
            <w:vAlign w:val="center"/>
          </w:tcPr>
          <w:p w:rsidR="00000000" w:rsidDel="00000000" w:rsidP="00000000" w:rsidRDefault="00000000" w:rsidRPr="00000000" w14:paraId="000005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5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48413</w:t>
            </w:r>
          </w:p>
        </w:tc>
      </w:tr>
      <w:tr>
        <w:trPr>
          <w:cantSplit w:val="0"/>
          <w:tblHeader w:val="0"/>
        </w:trPr>
        <w:tc>
          <w:tcPr>
            <w:vAlign w:val="center"/>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JALISCO</w:t>
            </w:r>
          </w:p>
        </w:tc>
        <w:tc>
          <w:tcPr>
            <w:vAlign w:val="center"/>
          </w:tcPr>
          <w:p w:rsidR="00000000" w:rsidDel="00000000" w:rsidP="00000000" w:rsidRDefault="00000000" w:rsidRPr="00000000" w14:paraId="000005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5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48414</w:t>
            </w:r>
          </w:p>
        </w:tc>
      </w:tr>
      <w:tr>
        <w:trPr>
          <w:cantSplit w:val="0"/>
          <w:tblHeader w:val="0"/>
        </w:trPr>
        <w:tc>
          <w:tcPr>
            <w:vAlign w:val="center"/>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5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48415</w:t>
            </w:r>
          </w:p>
        </w:tc>
      </w:tr>
      <w:tr>
        <w:trPr>
          <w:cantSplit w:val="0"/>
          <w:tblHeader w:val="0"/>
        </w:trPr>
        <w:tc>
          <w:tcPr>
            <w:vAlign w:val="center"/>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MICHOACAN</w:t>
            </w:r>
          </w:p>
        </w:tc>
        <w:tc>
          <w:tcPr>
            <w:vAlign w:val="center"/>
          </w:tcPr>
          <w:p w:rsidR="00000000" w:rsidDel="00000000" w:rsidP="00000000" w:rsidRDefault="00000000" w:rsidRPr="00000000" w14:paraId="000005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5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48416</w:t>
            </w:r>
          </w:p>
        </w:tc>
      </w:tr>
      <w:tr>
        <w:trPr>
          <w:cantSplit w:val="0"/>
          <w:tblHeader w:val="0"/>
        </w:trPr>
        <w:tc>
          <w:tcPr>
            <w:vAlign w:val="center"/>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MORELOS</w:t>
            </w:r>
          </w:p>
        </w:tc>
        <w:tc>
          <w:tcPr>
            <w:vAlign w:val="center"/>
          </w:tcPr>
          <w:p w:rsidR="00000000" w:rsidDel="00000000" w:rsidP="00000000" w:rsidRDefault="00000000" w:rsidRPr="00000000" w14:paraId="000005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5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48417</w:t>
            </w:r>
          </w:p>
        </w:tc>
      </w:tr>
      <w:tr>
        <w:trPr>
          <w:cantSplit w:val="0"/>
          <w:tblHeader w:val="0"/>
        </w:trPr>
        <w:tc>
          <w:tcPr>
            <w:vAlign w:val="center"/>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NAYARIT</w:t>
            </w:r>
          </w:p>
        </w:tc>
        <w:tc>
          <w:tcPr>
            <w:vAlign w:val="center"/>
          </w:tcPr>
          <w:p w:rsidR="00000000" w:rsidDel="00000000" w:rsidP="00000000" w:rsidRDefault="00000000" w:rsidRPr="00000000" w14:paraId="000005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5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48418</w:t>
            </w:r>
          </w:p>
        </w:tc>
      </w:tr>
      <w:tr>
        <w:trPr>
          <w:cantSplit w:val="0"/>
          <w:tblHeader w:val="0"/>
        </w:trPr>
        <w:tc>
          <w:tcPr>
            <w:vAlign w:val="center"/>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NUEVO LEON</w:t>
            </w:r>
          </w:p>
        </w:tc>
        <w:tc>
          <w:tcPr>
            <w:vAlign w:val="center"/>
          </w:tcPr>
          <w:p w:rsidR="00000000" w:rsidDel="00000000" w:rsidP="00000000" w:rsidRDefault="00000000" w:rsidRPr="00000000" w14:paraId="000005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5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48419</w:t>
            </w:r>
          </w:p>
        </w:tc>
      </w:tr>
      <w:tr>
        <w:trPr>
          <w:cantSplit w:val="0"/>
          <w:tblHeader w:val="0"/>
        </w:trPr>
        <w:tc>
          <w:tcPr>
            <w:vAlign w:val="center"/>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OAXACA</w:t>
            </w:r>
          </w:p>
        </w:tc>
        <w:tc>
          <w:tcPr>
            <w:vAlign w:val="center"/>
          </w:tcPr>
          <w:p w:rsidR="00000000" w:rsidDel="00000000" w:rsidP="00000000" w:rsidRDefault="00000000" w:rsidRPr="00000000" w14:paraId="000005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5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48420</w:t>
            </w:r>
          </w:p>
        </w:tc>
      </w:tr>
      <w:tr>
        <w:trPr>
          <w:cantSplit w:val="0"/>
          <w:tblHeader w:val="0"/>
        </w:trPr>
        <w:tc>
          <w:tcPr>
            <w:vAlign w:val="center"/>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PUEBLA</w:t>
            </w:r>
          </w:p>
        </w:tc>
        <w:tc>
          <w:tcPr>
            <w:vAlign w:val="center"/>
          </w:tcPr>
          <w:p w:rsidR="00000000" w:rsidDel="00000000" w:rsidP="00000000" w:rsidRDefault="00000000" w:rsidRPr="00000000" w14:paraId="000005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5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48421</w:t>
            </w:r>
          </w:p>
        </w:tc>
      </w:tr>
      <w:tr>
        <w:trPr>
          <w:cantSplit w:val="0"/>
          <w:tblHeader w:val="0"/>
        </w:trPr>
        <w:tc>
          <w:tcPr>
            <w:vAlign w:val="center"/>
          </w:tcPr>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QUERETARO</w:t>
            </w:r>
          </w:p>
        </w:tc>
        <w:tc>
          <w:tcPr>
            <w:vAlign w:val="center"/>
          </w:tcPr>
          <w:p w:rsidR="00000000" w:rsidDel="00000000" w:rsidP="00000000" w:rsidRDefault="00000000" w:rsidRPr="00000000" w14:paraId="000005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5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48422</w:t>
            </w:r>
          </w:p>
        </w:tc>
      </w:tr>
      <w:tr>
        <w:trPr>
          <w:cantSplit w:val="0"/>
          <w:tblHeader w:val="0"/>
        </w:trPr>
        <w:tc>
          <w:tcPr>
            <w:vAlign w:val="center"/>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QUINTANA ROO</w:t>
            </w:r>
          </w:p>
        </w:tc>
        <w:tc>
          <w:tcPr>
            <w:vAlign w:val="center"/>
          </w:tcPr>
          <w:p w:rsidR="00000000" w:rsidDel="00000000" w:rsidP="00000000" w:rsidRDefault="00000000" w:rsidRPr="00000000" w14:paraId="000005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5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48423</w:t>
            </w:r>
          </w:p>
        </w:tc>
      </w:tr>
      <w:tr>
        <w:trPr>
          <w:cantSplit w:val="0"/>
          <w:tblHeader w:val="0"/>
        </w:trPr>
        <w:tc>
          <w:tcPr>
            <w:vAlign w:val="center"/>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LUIS POTOSI</w:t>
            </w:r>
          </w:p>
        </w:tc>
        <w:tc>
          <w:tcPr>
            <w:vAlign w:val="center"/>
          </w:tcPr>
          <w:p w:rsidR="00000000" w:rsidDel="00000000" w:rsidP="00000000" w:rsidRDefault="00000000" w:rsidRPr="00000000" w14:paraId="000005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5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48424</w:t>
            </w:r>
          </w:p>
        </w:tc>
      </w:tr>
      <w:tr>
        <w:trPr>
          <w:cantSplit w:val="0"/>
          <w:tblHeader w:val="0"/>
        </w:trPr>
        <w:tc>
          <w:tcPr>
            <w:vAlign w:val="center"/>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SINALOA</w:t>
            </w:r>
          </w:p>
        </w:tc>
        <w:tc>
          <w:tcPr>
            <w:vAlign w:val="center"/>
          </w:tcPr>
          <w:p w:rsidR="00000000" w:rsidDel="00000000" w:rsidP="00000000" w:rsidRDefault="00000000" w:rsidRPr="00000000" w14:paraId="000005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5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48425</w:t>
            </w:r>
          </w:p>
        </w:tc>
      </w:tr>
      <w:tr>
        <w:trPr>
          <w:cantSplit w:val="0"/>
          <w:tblHeader w:val="0"/>
        </w:trPr>
        <w:tc>
          <w:tcPr>
            <w:vAlign w:val="center"/>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SONORA</w:t>
            </w:r>
          </w:p>
        </w:tc>
        <w:tc>
          <w:tcPr>
            <w:vAlign w:val="center"/>
          </w:tcPr>
          <w:p w:rsidR="00000000" w:rsidDel="00000000" w:rsidP="00000000" w:rsidRDefault="00000000" w:rsidRPr="00000000" w14:paraId="000005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5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48426</w:t>
            </w:r>
          </w:p>
        </w:tc>
      </w:tr>
      <w:tr>
        <w:trPr>
          <w:cantSplit w:val="0"/>
          <w:tblHeader w:val="0"/>
        </w:trPr>
        <w:tc>
          <w:tcPr>
            <w:vAlign w:val="center"/>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TABASCO</w:t>
            </w:r>
          </w:p>
        </w:tc>
        <w:tc>
          <w:tcPr>
            <w:vAlign w:val="center"/>
          </w:tcPr>
          <w:p w:rsidR="00000000" w:rsidDel="00000000" w:rsidP="00000000" w:rsidRDefault="00000000" w:rsidRPr="00000000" w14:paraId="000005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5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48427</w:t>
            </w:r>
          </w:p>
        </w:tc>
      </w:tr>
      <w:tr>
        <w:trPr>
          <w:cantSplit w:val="0"/>
          <w:tblHeader w:val="0"/>
        </w:trPr>
        <w:tc>
          <w:tcPr>
            <w:vAlign w:val="center"/>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TAMAULIPAS</w:t>
            </w:r>
          </w:p>
        </w:tc>
        <w:tc>
          <w:tcPr>
            <w:vAlign w:val="center"/>
          </w:tcPr>
          <w:p w:rsidR="00000000" w:rsidDel="00000000" w:rsidP="00000000" w:rsidRDefault="00000000" w:rsidRPr="00000000" w14:paraId="000005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Align w:val="center"/>
          </w:tcPr>
          <w:p w:rsidR="00000000" w:rsidDel="00000000" w:rsidP="00000000" w:rsidRDefault="00000000" w:rsidRPr="00000000" w14:paraId="000005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48428</w:t>
            </w:r>
          </w:p>
        </w:tc>
      </w:tr>
      <w:tr>
        <w:trPr>
          <w:cantSplit w:val="0"/>
          <w:tblHeader w:val="0"/>
        </w:trPr>
        <w:tc>
          <w:tcPr>
            <w:vAlign w:val="center"/>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TLAXCALA</w:t>
            </w:r>
          </w:p>
        </w:tc>
        <w:tc>
          <w:tcPr>
            <w:vAlign w:val="center"/>
          </w:tcPr>
          <w:p w:rsidR="00000000" w:rsidDel="00000000" w:rsidP="00000000" w:rsidRDefault="00000000" w:rsidRPr="00000000" w14:paraId="00000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Align w:val="center"/>
          </w:tcPr>
          <w:p w:rsidR="00000000" w:rsidDel="00000000" w:rsidP="00000000" w:rsidRDefault="00000000" w:rsidRPr="00000000" w14:paraId="000005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48429</w:t>
            </w:r>
          </w:p>
        </w:tc>
      </w:tr>
      <w:tr>
        <w:trPr>
          <w:cantSplit w:val="0"/>
          <w:tblHeader w:val="0"/>
        </w:trPr>
        <w:tc>
          <w:tcPr>
            <w:vAlign w:val="center"/>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VERACRUZ</w:t>
            </w:r>
          </w:p>
        </w:tc>
        <w:tc>
          <w:tcPr>
            <w:vAlign w:val="center"/>
          </w:tcPr>
          <w:p w:rsidR="00000000" w:rsidDel="00000000" w:rsidP="00000000" w:rsidRDefault="00000000" w:rsidRPr="00000000" w14:paraId="000005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5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48430</w:t>
            </w:r>
          </w:p>
        </w:tc>
      </w:tr>
      <w:tr>
        <w:trPr>
          <w:cantSplit w:val="0"/>
          <w:tblHeader w:val="0"/>
        </w:trPr>
        <w:tc>
          <w:tcPr>
            <w:vAlign w:val="center"/>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YUCATAN</w:t>
            </w:r>
          </w:p>
        </w:tc>
        <w:tc>
          <w:tcPr>
            <w:vAlign w:val="center"/>
          </w:tcPr>
          <w:p w:rsidR="00000000" w:rsidDel="00000000" w:rsidP="00000000" w:rsidRDefault="00000000" w:rsidRPr="00000000" w14:paraId="000005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48431</w:t>
            </w:r>
          </w:p>
        </w:tc>
      </w:tr>
      <w:tr>
        <w:trPr>
          <w:cantSplit w:val="0"/>
          <w:tblHeader w:val="0"/>
        </w:trPr>
        <w:tc>
          <w:tcPr>
            <w:vAlign w:val="center"/>
          </w:tcPr>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Mexico</w:t>
            </w:r>
          </w:p>
        </w:tc>
        <w:tc>
          <w:tcPr>
            <w:vAlign w:val="center"/>
          </w:tcPr>
          <w:p w:rsidR="00000000" w:rsidDel="00000000" w:rsidP="00000000" w:rsidRDefault="00000000" w:rsidRPr="00000000" w14:paraId="000005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w:t>
            </w:r>
          </w:p>
        </w:tc>
        <w:tc>
          <w:tcPr>
            <w:vAlign w:val="center"/>
          </w:tcPr>
          <w:p w:rsidR="00000000" w:rsidDel="00000000" w:rsidP="00000000" w:rsidRDefault="00000000" w:rsidRPr="00000000" w14:paraId="000005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ZACATECAS</w:t>
            </w:r>
          </w:p>
        </w:tc>
        <w:tc>
          <w:tcPr>
            <w:vAlign w:val="center"/>
          </w:tcPr>
          <w:p w:rsidR="00000000" w:rsidDel="00000000" w:rsidP="00000000" w:rsidRDefault="00000000" w:rsidRPr="00000000" w14:paraId="000005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5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48432</w:t>
            </w:r>
          </w:p>
        </w:tc>
      </w:tr>
    </w:tbl>
    <w:p w:rsidR="00000000" w:rsidDel="00000000" w:rsidP="00000000" w:rsidRDefault="00000000" w:rsidRPr="00000000" w14:paraId="00000568">
      <w:pPr>
        <w:pStyle w:val="Heading3"/>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2"/>
        <w:rPr/>
      </w:pPr>
      <w:bookmarkStart w:colFirst="0" w:colLast="0" w:name="_heading=h.i2jt4hj95oai" w:id="117"/>
      <w:bookmarkEnd w:id="117"/>
      <w:r w:rsidDel="00000000" w:rsidR="00000000" w:rsidRPr="00000000">
        <w:rPr>
          <w:rtl w:val="0"/>
        </w:rPr>
        <w:t xml:space="preserve">Appendix C: Key References</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Coppedge, Michael. 1997. "A classification of Latin American political parties."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Working Paper #224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Kellogg Institute.</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Giraudy, Agustina. 2015.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Democrats and autocrats: Pathways of subnational undemocratic regime continuity within democratic countries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Oxford University Press.</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Laakso, Markku, and Rein Taagepera. 1979. "Effective number of parties: a measure with application to West Europe."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Comparative Political Studies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12(1): 3-27.</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Meireles, Fernando, Denisson Silva, and Beatriz Costa. 2016. "electionsBR: R functions to download and clean Brazilian electoral data." Available at: </w:t>
      </w: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http://electionsbr</w:t>
        </w:r>
      </w:hyperlink>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Szajkowski, Bogdan. 2005. </w:t>
      </w:r>
      <w:r w:rsidDel="00000000" w:rsidR="00000000" w:rsidRPr="00000000">
        <w:rPr>
          <w:rFonts w:ascii="Times New Roman" w:cs="Times New Roman" w:eastAsia="Times New Roman" w:hAnsi="Times New Roman"/>
          <w:i w:val="1"/>
          <w:sz w:val="24"/>
          <w:szCs w:val="24"/>
          <w:rtl w:val="0"/>
        </w:rPr>
        <w:t xml:space="preserve">Political Parties of the World</w:t>
      </w:r>
      <w:r w:rsidDel="00000000" w:rsidR="00000000" w:rsidRPr="00000000">
        <w:rPr>
          <w:rFonts w:ascii="Times New Roman" w:cs="Times New Roman" w:eastAsia="Times New Roman" w:hAnsi="Times New Roman"/>
          <w:sz w:val="24"/>
          <w:szCs w:val="24"/>
          <w:rtl w:val="0"/>
        </w:rPr>
        <w:t xml:space="preserve">. 6th ed. London: John Harper.</w:t>
      </w:r>
    </w:p>
    <w:p w:rsidR="00000000" w:rsidDel="00000000" w:rsidP="00000000" w:rsidRDefault="00000000" w:rsidRPr="00000000" w14:paraId="00000570">
      <w:pPr>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adalupe Andrea Gonzalez" w:id="6" w:date="2025-07-29T19:03:29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te parece bien Agus según lo quehablamos?</w:t>
      </w:r>
    </w:p>
  </w:comment>
  <w:comment w:author="Guadalupe Andrea Gonzalez" w:id="10" w:date="2025-07-25T22:29:36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 parece bien usar 'electoral coalition'? o alliance?</w:t>
      </w:r>
    </w:p>
  </w:comment>
  <w:comment w:author="Maria Agustina Giraudy" w:id="7" w:date="2025-07-09T14:25:00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me queda claro esto</w:t>
      </w:r>
    </w:p>
  </w:comment>
  <w:comment w:author="Guadalupe Andrea Gonzalez" w:id="8" w:date="2025-07-25T23:46:53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Rarísima e innecesaria esta última parte! Yo la eliminaría</w:t>
      </w:r>
    </w:p>
  </w:comment>
  <w:comment w:author="Guadalupe Andrea Gonzalez" w:id="0" w:date="2025-07-25T23:54:48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sugerencia es que el country_code sea alfabetico no numerico. Creo que es más común ver bases de datos con country_code alfabeticos que numericos</w:t>
      </w:r>
    </w:p>
  </w:comment>
  <w:comment w:author="Maria Agustina Giraudy" w:id="4" w:date="2025-07-09T14:25:00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in Reference section</w:t>
      </w:r>
    </w:p>
  </w:comment>
  <w:comment w:author="Guadalupe Andrea Gonzalez" w:id="5" w:date="2025-07-25T15:19:33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 agregué. Pregunta:Te parece que esta referencia es consistente con el sistema de citación que tienen las otras citas en la reference section? Me quedó la duda cuando la agregué</w:t>
      </w:r>
    </w:p>
  </w:comment>
  <w:comment w:author="Maria Agustina Giraudy" w:id="1" w:date="2025-07-10T14:16:00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Ordenar alfabeticamente?</w:t>
      </w:r>
    </w:p>
  </w:comment>
  <w:comment w:author="Guadalupe Andrea Gonzalez" w:id="2" w:date="2025-07-25T23:51:13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entiendo bien la pregunta/comentario. Porque ya están los países ordenados alfabeticamnete según el country_code/country_code_numeric</w:t>
      </w:r>
    </w:p>
  </w:comment>
  <w:comment w:author="Maria Agustina Giraudy" w:id="9" w:date="2025-07-09T15:05:00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favor revisar y (corregir cuando sea necesario)  variables que se hayan calculado vs variables que se hayan imputado. Esta diferencia es importante por lo siguiente: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import a variable from another source without doing any original coding, except for perhaps imputing missing data, it is not considered a Subnational Politics Database product. If, however, we gather data from a number of sources and combine them in a more than purely mechanical fashion (requiring some judgment on our part), we regard this as a Subnational Politics Database product</w:t>
      </w:r>
    </w:p>
  </w:comment>
  <w:comment w:author="Guadalupe Andrea Gonzalez" w:id="3" w:date="2025-07-29T17:07:59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 parece bien agregarlo así, Agus?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74" w15:done="0"/>
  <w15:commentEx w15:paraId="00000575" w15:done="0"/>
  <w15:commentEx w15:paraId="00000576" w15:done="0"/>
  <w15:commentEx w15:paraId="00000577" w15:paraIdParent="00000576" w15:done="0"/>
  <w15:commentEx w15:paraId="00000578" w15:done="0"/>
  <w15:commentEx w15:paraId="00000579" w15:done="0"/>
  <w15:commentEx w15:paraId="0000057A" w15:paraIdParent="00000579" w15:done="0"/>
  <w15:commentEx w15:paraId="0000057B" w15:done="0"/>
  <w15:commentEx w15:paraId="0000057C" w15:paraIdParent="0000057B" w15:done="0"/>
  <w15:commentEx w15:paraId="00000580" w15:done="0"/>
  <w15:commentEx w15:paraId="0000058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80" w:before="280" w:line="240" w:lineRule="auto"/>
    </w:pPr>
    <w:rPr>
      <w:rFonts w:ascii="Times New Roman" w:cs="Times New Roman" w:eastAsia="Times New Roman" w:hAnsi="Times New Roman"/>
      <w:b w:val="1"/>
      <w:sz w:val="36"/>
      <w:szCs w:val="36"/>
    </w:rPr>
  </w:style>
  <w:style w:type="paragraph" w:styleId="Heading2">
    <w:name w:val="heading 2"/>
    <w:basedOn w:val="Normal"/>
    <w:next w:val="Normal"/>
    <w:pPr>
      <w:spacing w:after="280" w:before="280"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after="280" w:before="280" w:line="240" w:lineRule="auto"/>
    </w:pPr>
    <w:rPr>
      <w:rFonts w:ascii="Times New Roman" w:cs="Times New Roman" w:eastAsia="Times New Roman" w:hAnsi="Times New Roman"/>
      <w:b w:val="1"/>
      <w:sz w:val="30"/>
      <w:szCs w:val="30"/>
    </w:rPr>
  </w:style>
  <w:style w:type="paragraph" w:styleId="Heading4">
    <w:name w:val="heading 4"/>
    <w:basedOn w:val="Normal"/>
    <w:next w:val="Normal"/>
    <w:pPr>
      <w:spacing w:after="280" w:before="280" w:line="240" w:lineRule="auto"/>
    </w:pPr>
    <w:rPr>
      <w:rFonts w:ascii="Times New Roman" w:cs="Times New Roman" w:eastAsia="Times New Roman" w:hAnsi="Times New Roman"/>
      <w:b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0" w:line="240" w:lineRule="auto"/>
      <w:jc w:val="center"/>
    </w:pPr>
    <w:rPr>
      <w:rFonts w:ascii="Times New Roman" w:cs="Times New Roman" w:eastAsia="Times New Roman" w:hAnsi="Times New Roman"/>
      <w:b w:val="1"/>
      <w:sz w:val="48"/>
      <w:szCs w:val="4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D64B3"/>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4D64B3"/>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4D64B3"/>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4D64B3"/>
    <w:rPr>
      <w:rFonts w:ascii="Times New Roman" w:cs="Times New Roman" w:eastAsia="Times New Roman" w:hAnsi="Times New Roman"/>
      <w:b w:val="1"/>
      <w:bCs w:val="1"/>
      <w:sz w:val="24"/>
      <w:szCs w:val="24"/>
    </w:rPr>
  </w:style>
  <w:style w:type="paragraph" w:styleId="NormalWeb">
    <w:name w:val="Normal (Web)"/>
    <w:basedOn w:val="Normal"/>
    <w:uiPriority w:val="99"/>
    <w:semiHidden w:val="1"/>
    <w:unhideWhenUsed w:val="1"/>
    <w:rsid w:val="004D64B3"/>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4D64B3"/>
    <w:rPr>
      <w:b w:val="1"/>
      <w:bCs w:val="1"/>
    </w:rPr>
  </w:style>
  <w:style w:type="character" w:styleId="Hyperlink">
    <w:name w:val="Hyperlink"/>
    <w:basedOn w:val="DefaultParagraphFont"/>
    <w:uiPriority w:val="99"/>
    <w:unhideWhenUsed w:val="1"/>
    <w:rsid w:val="004D64B3"/>
    <w:rPr>
      <w:color w:val="0000ff"/>
      <w:u w:val="single"/>
    </w:rPr>
  </w:style>
  <w:style w:type="character" w:styleId="Emphasis">
    <w:name w:val="Emphasis"/>
    <w:basedOn w:val="DefaultParagraphFont"/>
    <w:uiPriority w:val="20"/>
    <w:qFormat w:val="1"/>
    <w:rsid w:val="004D64B3"/>
    <w:rPr>
      <w:i w:val="1"/>
      <w:iCs w:val="1"/>
    </w:rPr>
  </w:style>
  <w:style w:type="paragraph" w:styleId="Header">
    <w:name w:val="header"/>
    <w:basedOn w:val="Normal"/>
    <w:link w:val="HeaderChar"/>
    <w:uiPriority w:val="99"/>
    <w:unhideWhenUsed w:val="1"/>
    <w:rsid w:val="004D64B3"/>
    <w:pPr>
      <w:tabs>
        <w:tab w:val="center" w:pos="4680"/>
        <w:tab w:val="right" w:pos="9360"/>
      </w:tabs>
      <w:spacing w:after="0" w:line="240" w:lineRule="auto"/>
    </w:pPr>
  </w:style>
  <w:style w:type="character" w:styleId="HeaderChar" w:customStyle="1">
    <w:name w:val="Header Char"/>
    <w:basedOn w:val="DefaultParagraphFont"/>
    <w:link w:val="Header"/>
    <w:uiPriority w:val="99"/>
    <w:rsid w:val="004D64B3"/>
    <w:rPr>
      <w:lang w:val="es-CL"/>
    </w:rPr>
  </w:style>
  <w:style w:type="paragraph" w:styleId="Footer">
    <w:name w:val="footer"/>
    <w:basedOn w:val="Normal"/>
    <w:link w:val="FooterChar"/>
    <w:uiPriority w:val="99"/>
    <w:unhideWhenUsed w:val="1"/>
    <w:rsid w:val="004D64B3"/>
    <w:pPr>
      <w:tabs>
        <w:tab w:val="center" w:pos="4680"/>
        <w:tab w:val="right" w:pos="9360"/>
      </w:tabs>
      <w:spacing w:after="0" w:line="240" w:lineRule="auto"/>
    </w:pPr>
  </w:style>
  <w:style w:type="character" w:styleId="FooterChar" w:customStyle="1">
    <w:name w:val="Footer Char"/>
    <w:basedOn w:val="DefaultParagraphFont"/>
    <w:link w:val="Footer"/>
    <w:uiPriority w:val="99"/>
    <w:rsid w:val="004D64B3"/>
    <w:rPr>
      <w:lang w:val="es-CL"/>
    </w:rPr>
  </w:style>
  <w:style w:type="paragraph" w:styleId="whitespace-normal" w:customStyle="1">
    <w:name w:val="whitespace-normal"/>
    <w:basedOn w:val="Normal"/>
    <w:rsid w:val="004D64B3"/>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UnresolvedMention">
    <w:name w:val="Unresolved Mention"/>
    <w:basedOn w:val="DefaultParagraphFont"/>
    <w:uiPriority w:val="99"/>
    <w:semiHidden w:val="1"/>
    <w:unhideWhenUsed w:val="1"/>
    <w:rsid w:val="00C96CAA"/>
    <w:rPr>
      <w:color w:val="605e5c"/>
      <w:shd w:color="auto" w:fill="e1dfdd" w:val="clear"/>
    </w:rPr>
  </w:style>
  <w:style w:type="character" w:styleId="FollowedHyperlink">
    <w:name w:val="FollowedHyperlink"/>
    <w:basedOn w:val="DefaultParagraphFont"/>
    <w:uiPriority w:val="99"/>
    <w:semiHidden w:val="1"/>
    <w:unhideWhenUsed w:val="1"/>
    <w:rsid w:val="00C96CAA"/>
    <w:rPr>
      <w:color w:val="954f72" w:themeColor="followedHyperlink"/>
      <w:u w:val="single"/>
    </w:rPr>
  </w:style>
  <w:style w:type="paragraph" w:styleId="Revision">
    <w:name w:val="Revision"/>
    <w:hidden w:val="1"/>
    <w:uiPriority w:val="99"/>
    <w:semiHidden w:val="1"/>
    <w:rsid w:val="00044C5A"/>
    <w:pPr>
      <w:spacing w:after="0" w:line="240" w:lineRule="auto"/>
    </w:pPr>
    <w:rPr>
      <w:lang w:val="es-CL"/>
    </w:rPr>
  </w:style>
  <w:style w:type="character" w:styleId="CommentReference">
    <w:name w:val="annotation reference"/>
    <w:basedOn w:val="DefaultParagraphFont"/>
    <w:uiPriority w:val="99"/>
    <w:semiHidden w:val="1"/>
    <w:unhideWhenUsed w:val="1"/>
    <w:rsid w:val="0003205F"/>
    <w:rPr>
      <w:sz w:val="16"/>
      <w:szCs w:val="16"/>
    </w:rPr>
  </w:style>
  <w:style w:type="paragraph" w:styleId="CommentText">
    <w:name w:val="annotation text"/>
    <w:basedOn w:val="Normal"/>
    <w:link w:val="CommentTextChar"/>
    <w:uiPriority w:val="99"/>
    <w:unhideWhenUsed w:val="1"/>
    <w:rsid w:val="0003205F"/>
    <w:pPr>
      <w:spacing w:line="240" w:lineRule="auto"/>
    </w:pPr>
    <w:rPr>
      <w:sz w:val="20"/>
      <w:szCs w:val="20"/>
    </w:rPr>
  </w:style>
  <w:style w:type="character" w:styleId="CommentTextChar" w:customStyle="1">
    <w:name w:val="Comment Text Char"/>
    <w:basedOn w:val="DefaultParagraphFont"/>
    <w:link w:val="CommentText"/>
    <w:uiPriority w:val="99"/>
    <w:rsid w:val="0003205F"/>
    <w:rPr>
      <w:sz w:val="20"/>
      <w:szCs w:val="20"/>
      <w:lang w:val="es-CL"/>
    </w:rPr>
  </w:style>
  <w:style w:type="paragraph" w:styleId="CommentSubject">
    <w:name w:val="annotation subject"/>
    <w:basedOn w:val="CommentText"/>
    <w:next w:val="CommentText"/>
    <w:link w:val="CommentSubjectChar"/>
    <w:uiPriority w:val="99"/>
    <w:semiHidden w:val="1"/>
    <w:unhideWhenUsed w:val="1"/>
    <w:rsid w:val="0003205F"/>
    <w:rPr>
      <w:b w:val="1"/>
      <w:bCs w:val="1"/>
    </w:rPr>
  </w:style>
  <w:style w:type="character" w:styleId="CommentSubjectChar" w:customStyle="1">
    <w:name w:val="Comment Subject Char"/>
    <w:basedOn w:val="CommentTextChar"/>
    <w:link w:val="CommentSubject"/>
    <w:uiPriority w:val="99"/>
    <w:semiHidden w:val="1"/>
    <w:rsid w:val="0003205F"/>
    <w:rPr>
      <w:b w:val="1"/>
      <w:bCs w:val="1"/>
      <w:sz w:val="20"/>
      <w:szCs w:val="20"/>
      <w:lang w:val="es-CL"/>
    </w:rPr>
  </w:style>
  <w:style w:type="paragraph" w:styleId="ListParagraph">
    <w:name w:val="List Paragraph"/>
    <w:basedOn w:val="Normal"/>
    <w:uiPriority w:val="34"/>
    <w:qFormat w:val="1"/>
    <w:rsid w:val="00300728"/>
    <w:pPr>
      <w:ind w:left="720"/>
      <w:contextualSpacing w:val="1"/>
    </w:pPr>
  </w:style>
  <w:style w:type="table" w:styleId="TableGrid">
    <w:name w:val="Table Grid"/>
    <w:basedOn w:val="TableNormal"/>
    <w:uiPriority w:val="39"/>
    <w:rsid w:val="0073076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se.jus.br"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electionsb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wUgJdh5ByYs73Tp5wWU2JM20g==">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2025-07-09T16:37:00Z</dcterms:created>
  <dc:creator>Francisco Urdinez</dc:creator>
</cp:coreProperties>
</file>